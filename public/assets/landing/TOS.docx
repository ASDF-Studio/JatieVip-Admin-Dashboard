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D3AF35B" w14:textId="273B1271" w:rsidR="00D4368A" w:rsidRPr="00E84C8B" w:rsidRDefault="00E84C8B" w:rsidP="00D4368A">
      <w:pPr>
        <w:widowControl w:val="0"/>
        <w:autoSpaceDE w:val="0"/>
        <w:autoSpaceDN w:val="0"/>
        <w:adjustRightInd w:val="0"/>
        <w:spacing w:before="200" w:after="200" w:line="240" w:lineRule="auto"/>
        <w:jc w:val="center"/>
        <w:rPr>
          <w:rFonts w:ascii="Times New Roman" w:hAnsi="Times New Roman" w:cs="Times New Roman"/>
          <w:b/>
          <w:bCs/>
          <w:color w:val="000000"/>
          <w:sz w:val="20"/>
          <w:szCs w:val="20"/>
        </w:rPr>
      </w:pPr>
      <w:r>
        <w:rPr>
          <w:rFonts w:ascii="Times New Roman" w:hAnsi="Times New Roman" w:cs="Times New Roman"/>
          <w:b/>
          <w:bCs/>
          <w:color w:val="000000"/>
          <w:sz w:val="20"/>
          <w:szCs w:val="20"/>
        </w:rPr>
        <w:t>MOVE FIT MOBILE APP</w:t>
      </w:r>
    </w:p>
    <w:p w14:paraId="165B1EE4" w14:textId="58B89BB9" w:rsidR="00D4368A" w:rsidRDefault="00D4368A" w:rsidP="00D4368A">
      <w:pPr>
        <w:widowControl w:val="0"/>
        <w:autoSpaceDE w:val="0"/>
        <w:autoSpaceDN w:val="0"/>
        <w:adjustRightInd w:val="0"/>
        <w:spacing w:before="200" w:after="200" w:line="240" w:lineRule="auto"/>
        <w:jc w:val="center"/>
        <w:rPr>
          <w:rFonts w:ascii="Times New Roman" w:hAnsi="Times New Roman" w:cs="Times New Roman"/>
          <w:b/>
          <w:bCs/>
          <w:color w:val="000000"/>
          <w:sz w:val="20"/>
          <w:szCs w:val="20"/>
        </w:rPr>
      </w:pPr>
      <w:r>
        <w:rPr>
          <w:rFonts w:ascii="Times New Roman" w:hAnsi="Times New Roman" w:cs="Times New Roman"/>
          <w:b/>
          <w:bCs/>
          <w:color w:val="000000"/>
          <w:sz w:val="20"/>
          <w:szCs w:val="20"/>
        </w:rPr>
        <w:t>END USER LICENSE AGREEMENT</w:t>
      </w:r>
    </w:p>
    <w:p w14:paraId="40BCCC9F" w14:textId="21541ACC" w:rsidR="00D4368A" w:rsidRPr="00D4368A" w:rsidRDefault="00D4368A" w:rsidP="00D4368A">
      <w:pPr>
        <w:widowControl w:val="0"/>
        <w:autoSpaceDE w:val="0"/>
        <w:autoSpaceDN w:val="0"/>
        <w:adjustRightInd w:val="0"/>
        <w:spacing w:after="200" w:line="240" w:lineRule="auto"/>
        <w:jc w:val="center"/>
        <w:rPr>
          <w:rFonts w:ascii="Times New Roman" w:hAnsi="Times New Roman" w:cs="Times New Roman"/>
          <w:b/>
          <w:bCs/>
          <w:color w:val="000000"/>
          <w:sz w:val="20"/>
          <w:szCs w:val="20"/>
        </w:rPr>
      </w:pPr>
      <w:r>
        <w:rPr>
          <w:rFonts w:ascii="Times New Roman" w:hAnsi="Times New Roman" w:cs="Times New Roman"/>
          <w:b/>
          <w:bCs/>
          <w:color w:val="000000"/>
          <w:sz w:val="20"/>
          <w:szCs w:val="20"/>
        </w:rPr>
        <w:t>and TERMS OF USE</w:t>
      </w:r>
    </w:p>
    <w:p w14:paraId="2602C7A8" w14:textId="26631857" w:rsidR="00D4368A" w:rsidRDefault="00D4368A" w:rsidP="00D4368A">
      <w:pPr>
        <w:widowControl w:val="0"/>
        <w:autoSpaceDE w:val="0"/>
        <w:autoSpaceDN w:val="0"/>
        <w:adjustRightInd w:val="0"/>
        <w:spacing w:before="100" w:after="100" w:line="240" w:lineRule="auto"/>
        <w:jc w:val="both"/>
        <w:rPr>
          <w:rFonts w:ascii="Times New Roman" w:hAnsi="Times New Roman" w:cs="Times New Roman"/>
          <w:color w:val="000000"/>
          <w:sz w:val="20"/>
          <w:szCs w:val="20"/>
        </w:rPr>
      </w:pPr>
      <w:r>
        <w:rPr>
          <w:rFonts w:ascii="Times New Roman" w:hAnsi="Times New Roman" w:cs="Times New Roman"/>
          <w:color w:val="000000"/>
          <w:sz w:val="20"/>
          <w:szCs w:val="20"/>
        </w:rPr>
        <w:t xml:space="preserve">This End User License Agreement (“Agreement”) is a binding agreement between you (“End User” or “you”) and </w:t>
      </w:r>
      <w:r w:rsidR="00E84C8B" w:rsidRPr="00E84C8B">
        <w:rPr>
          <w:rFonts w:ascii="Times New Roman" w:hAnsi="Times New Roman" w:cs="Times New Roman"/>
          <w:color w:val="000000"/>
          <w:sz w:val="20"/>
          <w:szCs w:val="20"/>
        </w:rPr>
        <w:t>Teddy B, LLC</w:t>
      </w:r>
      <w:r>
        <w:rPr>
          <w:rFonts w:ascii="Times New Roman" w:hAnsi="Times New Roman" w:cs="Times New Roman"/>
          <w:color w:val="000000"/>
          <w:sz w:val="20"/>
          <w:szCs w:val="20"/>
        </w:rPr>
        <w:t xml:space="preserve"> (“Company”). This Agreement governs your use of </w:t>
      </w:r>
      <w:r w:rsidR="00E84C8B">
        <w:rPr>
          <w:rFonts w:ascii="Times New Roman" w:hAnsi="Times New Roman" w:cs="Times New Roman"/>
          <w:color w:val="000000"/>
          <w:sz w:val="20"/>
          <w:szCs w:val="20"/>
        </w:rPr>
        <w:t>Company’s Move Fit mobile application</w:t>
      </w:r>
      <w:r>
        <w:rPr>
          <w:rFonts w:ascii="Times New Roman" w:hAnsi="Times New Roman" w:cs="Times New Roman"/>
          <w:color w:val="000000"/>
          <w:sz w:val="20"/>
          <w:szCs w:val="20"/>
        </w:rPr>
        <w:t>, (including all related documentation, the “Application”). The Application is licensed, not sold, to you.</w:t>
      </w:r>
    </w:p>
    <w:p w14:paraId="53B22DFB" w14:textId="77777777" w:rsidR="00D4368A" w:rsidRDefault="00D4368A" w:rsidP="00D4368A">
      <w:pPr>
        <w:widowControl w:val="0"/>
        <w:autoSpaceDE w:val="0"/>
        <w:autoSpaceDN w:val="0"/>
        <w:adjustRightInd w:val="0"/>
        <w:spacing w:after="0" w:line="240" w:lineRule="auto"/>
        <w:jc w:val="both"/>
        <w:rPr>
          <w:rFonts w:ascii="Times New Roman" w:hAnsi="Times New Roman" w:cs="Times New Roman"/>
          <w:color w:val="000000"/>
          <w:sz w:val="20"/>
          <w:szCs w:val="20"/>
        </w:rPr>
      </w:pPr>
      <w:r>
        <w:rPr>
          <w:rFonts w:ascii="Times New Roman" w:hAnsi="Times New Roman" w:cs="Times New Roman"/>
          <w:color w:val="000000"/>
          <w:sz w:val="20"/>
          <w:szCs w:val="20"/>
        </w:rPr>
        <w:t> </w:t>
      </w:r>
    </w:p>
    <w:p w14:paraId="4DE95656" w14:textId="72B7B260" w:rsidR="00D4368A" w:rsidRDefault="00D4368A" w:rsidP="00D4368A">
      <w:pPr>
        <w:widowControl w:val="0"/>
        <w:autoSpaceDE w:val="0"/>
        <w:autoSpaceDN w:val="0"/>
        <w:adjustRightInd w:val="0"/>
        <w:spacing w:before="100" w:after="100" w:line="240" w:lineRule="auto"/>
        <w:jc w:val="both"/>
        <w:rPr>
          <w:rFonts w:ascii="Times New Roman" w:hAnsi="Times New Roman" w:cs="Times New Roman"/>
          <w:color w:val="000000"/>
          <w:sz w:val="20"/>
          <w:szCs w:val="20"/>
        </w:rPr>
      </w:pPr>
      <w:r>
        <w:rPr>
          <w:rFonts w:ascii="Times New Roman" w:hAnsi="Times New Roman" w:cs="Times New Roman"/>
          <w:color w:val="000000"/>
          <w:sz w:val="20"/>
          <w:szCs w:val="20"/>
        </w:rPr>
        <w:t>BY DOWNLOADING THE APPLICATION, YOU: (A) ACKNOWLEDGE THAT YOU HAVE READ AND UNDERSTAND THIS AGREEMENT; (B) REPRESENT THAT YOU ARE AUTHORIZED WITH PROPER CREDENTIALS AND PASSWORDS TO ACCESS AND USE THE APPLICATION; AND (C) ACCEPT THIS AGREEMENT AND AGREE THAT YOU ARE LEGALLY BOUND BY ITS TERMS. IF YOU DO NOT AGREE TO THESE TERMS, DO NOT DOWNLOAD, INSTALL, OR USE THE APPLICATION AND DELETE IT FROM YOUR MOBILE, DESKTOP, OR OTHER DEVICE.</w:t>
      </w:r>
    </w:p>
    <w:p w14:paraId="0824A8C0" w14:textId="77777777" w:rsidR="00D4368A" w:rsidRDefault="00D4368A" w:rsidP="00D4368A">
      <w:pPr>
        <w:widowControl w:val="0"/>
        <w:autoSpaceDE w:val="0"/>
        <w:autoSpaceDN w:val="0"/>
        <w:adjustRightInd w:val="0"/>
        <w:spacing w:before="300" w:after="100" w:line="240" w:lineRule="auto"/>
        <w:jc w:val="both"/>
        <w:rPr>
          <w:rFonts w:ascii="Times New Roman" w:hAnsi="Times New Roman" w:cs="Times New Roman"/>
          <w:color w:val="000000"/>
          <w:sz w:val="20"/>
          <w:szCs w:val="20"/>
        </w:rPr>
      </w:pPr>
      <w:r>
        <w:rPr>
          <w:rFonts w:ascii="Times New Roman" w:hAnsi="Times New Roman" w:cs="Times New Roman"/>
          <w:color w:val="000000"/>
          <w:sz w:val="20"/>
          <w:szCs w:val="20"/>
        </w:rPr>
        <w:t xml:space="preserve">1. </w:t>
      </w:r>
      <w:r>
        <w:rPr>
          <w:rFonts w:ascii="Times New Roman" w:hAnsi="Times New Roman" w:cs="Times New Roman"/>
          <w:color w:val="000000"/>
          <w:sz w:val="20"/>
          <w:szCs w:val="20"/>
          <w:u w:val="single"/>
        </w:rPr>
        <w:t>License Grant</w:t>
      </w:r>
      <w:r>
        <w:rPr>
          <w:rFonts w:ascii="Times New Roman" w:hAnsi="Times New Roman" w:cs="Times New Roman"/>
          <w:color w:val="000000"/>
          <w:sz w:val="20"/>
          <w:szCs w:val="20"/>
        </w:rPr>
        <w:t>. Subject to the terms of this Agreement, Company grants you a limited, non-exclusive, and nontransferable license to:</w:t>
      </w:r>
    </w:p>
    <w:p w14:paraId="519FECB8" w14:textId="77777777" w:rsidR="00D4368A" w:rsidRDefault="00D4368A" w:rsidP="00FE1A59">
      <w:pPr>
        <w:widowControl w:val="0"/>
        <w:autoSpaceDE w:val="0"/>
        <w:autoSpaceDN w:val="0"/>
        <w:adjustRightInd w:val="0"/>
        <w:spacing w:after="100" w:line="240" w:lineRule="auto"/>
        <w:ind w:firstLine="720"/>
        <w:jc w:val="both"/>
        <w:rPr>
          <w:rFonts w:ascii="Times New Roman" w:hAnsi="Times New Roman" w:cs="Times New Roman"/>
          <w:color w:val="000000"/>
          <w:sz w:val="20"/>
          <w:szCs w:val="20"/>
        </w:rPr>
      </w:pPr>
      <w:r>
        <w:rPr>
          <w:rFonts w:ascii="Times New Roman" w:hAnsi="Times New Roman" w:cs="Times New Roman"/>
          <w:color w:val="000000"/>
          <w:sz w:val="20"/>
          <w:szCs w:val="20"/>
        </w:rPr>
        <w:t>(a) Download, install, and use the Application for your use on a mobile, desktop, or other device owned or otherwise controlled by you (“Device”) strictly in accordance with the Application’s documentation; and</w:t>
      </w:r>
    </w:p>
    <w:p w14:paraId="7759280C" w14:textId="70019A26" w:rsidR="00D4368A" w:rsidRDefault="00D4368A" w:rsidP="00FD633B">
      <w:pPr>
        <w:widowControl w:val="0"/>
        <w:autoSpaceDE w:val="0"/>
        <w:autoSpaceDN w:val="0"/>
        <w:adjustRightInd w:val="0"/>
        <w:spacing w:after="100" w:line="240" w:lineRule="auto"/>
        <w:ind w:firstLine="720"/>
        <w:jc w:val="both"/>
        <w:rPr>
          <w:rFonts w:ascii="Times New Roman" w:hAnsi="Times New Roman" w:cs="Times New Roman"/>
          <w:color w:val="000000"/>
          <w:sz w:val="20"/>
          <w:szCs w:val="20"/>
        </w:rPr>
      </w:pPr>
      <w:r>
        <w:rPr>
          <w:rFonts w:ascii="Times New Roman" w:hAnsi="Times New Roman" w:cs="Times New Roman"/>
          <w:color w:val="000000"/>
          <w:sz w:val="20"/>
          <w:szCs w:val="20"/>
        </w:rPr>
        <w:t xml:space="preserve">(b) Access, stream, download, and use on such Device the Content and Services (as defined in Section 5) made available in or otherwise accessible through the Application, strictly in accordance with </w:t>
      </w:r>
      <w:r w:rsidR="0077271C">
        <w:rPr>
          <w:rFonts w:ascii="Times New Roman" w:hAnsi="Times New Roman" w:cs="Times New Roman"/>
          <w:color w:val="000000"/>
          <w:sz w:val="20"/>
          <w:szCs w:val="20"/>
        </w:rPr>
        <w:t xml:space="preserve">the grants and restrictions defined in the following Sections of </w:t>
      </w:r>
      <w:r>
        <w:rPr>
          <w:rFonts w:ascii="Times New Roman" w:hAnsi="Times New Roman" w:cs="Times New Roman"/>
          <w:color w:val="000000"/>
          <w:sz w:val="20"/>
          <w:szCs w:val="20"/>
        </w:rPr>
        <w:t xml:space="preserve">this Agreement </w:t>
      </w:r>
      <w:r w:rsidR="0077271C">
        <w:rPr>
          <w:rFonts w:ascii="Times New Roman" w:hAnsi="Times New Roman" w:cs="Times New Roman"/>
          <w:color w:val="000000"/>
          <w:sz w:val="20"/>
          <w:szCs w:val="20"/>
        </w:rPr>
        <w:t>(“</w:t>
      </w:r>
      <w:r>
        <w:rPr>
          <w:rFonts w:ascii="Times New Roman" w:hAnsi="Times New Roman" w:cs="Times New Roman"/>
          <w:color w:val="000000"/>
          <w:sz w:val="20"/>
          <w:szCs w:val="20"/>
        </w:rPr>
        <w:t>Terms of Use</w:t>
      </w:r>
      <w:r w:rsidR="0077271C">
        <w:rPr>
          <w:rFonts w:ascii="Times New Roman" w:hAnsi="Times New Roman" w:cs="Times New Roman"/>
          <w:color w:val="000000"/>
          <w:sz w:val="20"/>
          <w:szCs w:val="20"/>
        </w:rPr>
        <w:t>”)</w:t>
      </w:r>
      <w:r>
        <w:rPr>
          <w:rFonts w:ascii="Times New Roman" w:hAnsi="Times New Roman" w:cs="Times New Roman"/>
          <w:color w:val="000000"/>
          <w:sz w:val="20"/>
          <w:szCs w:val="20"/>
        </w:rPr>
        <w:t>.</w:t>
      </w:r>
    </w:p>
    <w:p w14:paraId="4A26DD80" w14:textId="1EC61AE8" w:rsidR="00FD633B" w:rsidRDefault="00D4368A" w:rsidP="00D4368A">
      <w:pPr>
        <w:widowControl w:val="0"/>
        <w:autoSpaceDE w:val="0"/>
        <w:autoSpaceDN w:val="0"/>
        <w:adjustRightInd w:val="0"/>
        <w:spacing w:before="300" w:after="100" w:line="240" w:lineRule="auto"/>
        <w:jc w:val="both"/>
        <w:rPr>
          <w:rFonts w:ascii="Times New Roman" w:hAnsi="Times New Roman" w:cs="Times New Roman"/>
          <w:color w:val="000000"/>
          <w:sz w:val="20"/>
          <w:szCs w:val="20"/>
        </w:rPr>
      </w:pPr>
      <w:r>
        <w:rPr>
          <w:rFonts w:ascii="Times New Roman" w:hAnsi="Times New Roman" w:cs="Times New Roman"/>
          <w:color w:val="000000"/>
          <w:sz w:val="20"/>
          <w:szCs w:val="20"/>
        </w:rPr>
        <w:t xml:space="preserve">2. </w:t>
      </w:r>
      <w:r>
        <w:rPr>
          <w:rFonts w:ascii="Times New Roman" w:hAnsi="Times New Roman" w:cs="Times New Roman"/>
          <w:color w:val="000000"/>
          <w:sz w:val="20"/>
          <w:szCs w:val="20"/>
          <w:u w:val="single"/>
        </w:rPr>
        <w:t>License Restrictions</w:t>
      </w:r>
      <w:r>
        <w:rPr>
          <w:rFonts w:ascii="Times New Roman" w:hAnsi="Times New Roman" w:cs="Times New Roman"/>
          <w:color w:val="000000"/>
          <w:sz w:val="20"/>
          <w:szCs w:val="20"/>
        </w:rPr>
        <w:t xml:space="preserve">. </w:t>
      </w:r>
      <w:r w:rsidR="00FE1A59">
        <w:rPr>
          <w:rFonts w:ascii="Times New Roman" w:hAnsi="Times New Roman" w:cs="Times New Roman"/>
          <w:color w:val="000000"/>
          <w:sz w:val="20"/>
          <w:szCs w:val="20"/>
        </w:rPr>
        <w:t xml:space="preserve">End User </w:t>
      </w:r>
      <w:r w:rsidR="00FE1A59" w:rsidRPr="00FE1A59">
        <w:rPr>
          <w:rFonts w:ascii="Times New Roman" w:hAnsi="Times New Roman" w:cs="Times New Roman"/>
          <w:color w:val="000000"/>
          <w:sz w:val="20"/>
          <w:szCs w:val="20"/>
        </w:rPr>
        <w:t xml:space="preserve">shall not use the </w:t>
      </w:r>
      <w:r w:rsidR="00FE1A59">
        <w:rPr>
          <w:rFonts w:ascii="Times New Roman" w:hAnsi="Times New Roman" w:cs="Times New Roman"/>
          <w:color w:val="000000"/>
          <w:sz w:val="20"/>
          <w:szCs w:val="20"/>
        </w:rPr>
        <w:t>Application</w:t>
      </w:r>
      <w:r w:rsidR="00FE1A59" w:rsidRPr="00FE1A59">
        <w:rPr>
          <w:rFonts w:ascii="Times New Roman" w:hAnsi="Times New Roman" w:cs="Times New Roman"/>
          <w:color w:val="000000"/>
          <w:sz w:val="20"/>
          <w:szCs w:val="20"/>
        </w:rPr>
        <w:t xml:space="preserve"> for any purposes beyond the scope of the access granted in this Agreement.</w:t>
      </w:r>
      <w:r w:rsidR="00FF6792">
        <w:rPr>
          <w:rFonts w:ascii="Times New Roman" w:hAnsi="Times New Roman" w:cs="Times New Roman"/>
          <w:color w:val="000000"/>
          <w:sz w:val="20"/>
          <w:szCs w:val="20"/>
        </w:rPr>
        <w:t xml:space="preserve"> </w:t>
      </w:r>
      <w:proofErr w:type="gramStart"/>
      <w:r w:rsidR="00FF6792">
        <w:rPr>
          <w:rFonts w:ascii="Times New Roman" w:hAnsi="Times New Roman" w:cs="Times New Roman"/>
          <w:color w:val="000000"/>
          <w:sz w:val="20"/>
          <w:szCs w:val="20"/>
        </w:rPr>
        <w:t xml:space="preserve">In particular, </w:t>
      </w:r>
      <w:r w:rsidR="00FD633B">
        <w:rPr>
          <w:rFonts w:ascii="Times New Roman" w:hAnsi="Times New Roman" w:cs="Times New Roman"/>
          <w:color w:val="000000"/>
          <w:sz w:val="20"/>
          <w:szCs w:val="20"/>
        </w:rPr>
        <w:t>End</w:t>
      </w:r>
      <w:proofErr w:type="gramEnd"/>
      <w:r w:rsidR="00FD633B">
        <w:rPr>
          <w:rFonts w:ascii="Times New Roman" w:hAnsi="Times New Roman" w:cs="Times New Roman"/>
          <w:color w:val="000000"/>
          <w:sz w:val="20"/>
          <w:szCs w:val="20"/>
        </w:rPr>
        <w:t xml:space="preserve"> User</w:t>
      </w:r>
      <w:r>
        <w:rPr>
          <w:rFonts w:ascii="Times New Roman" w:hAnsi="Times New Roman" w:cs="Times New Roman"/>
          <w:color w:val="000000"/>
          <w:sz w:val="20"/>
          <w:szCs w:val="20"/>
        </w:rPr>
        <w:t xml:space="preserve"> shall not:</w:t>
      </w:r>
    </w:p>
    <w:p w14:paraId="20398239" w14:textId="69F0E26F" w:rsidR="00FD633B" w:rsidRDefault="00D4368A" w:rsidP="00FE1A59">
      <w:pPr>
        <w:widowControl w:val="0"/>
        <w:autoSpaceDE w:val="0"/>
        <w:autoSpaceDN w:val="0"/>
        <w:adjustRightInd w:val="0"/>
        <w:spacing w:after="100" w:line="240" w:lineRule="auto"/>
        <w:ind w:firstLine="720"/>
        <w:jc w:val="both"/>
        <w:rPr>
          <w:rFonts w:ascii="Times New Roman" w:hAnsi="Times New Roman" w:cs="Times New Roman"/>
          <w:color w:val="000000"/>
          <w:sz w:val="20"/>
          <w:szCs w:val="20"/>
        </w:rPr>
      </w:pPr>
      <w:r>
        <w:rPr>
          <w:rFonts w:ascii="Times New Roman" w:hAnsi="Times New Roman" w:cs="Times New Roman"/>
          <w:color w:val="000000"/>
          <w:sz w:val="20"/>
          <w:szCs w:val="20"/>
        </w:rPr>
        <w:t>(a) Copy the Application</w:t>
      </w:r>
      <w:ins w:id="0" w:author="Benjamin Tietgen" w:date="2022-05-17T11:31:00Z">
        <w:r w:rsidR="00C94068">
          <w:rPr>
            <w:rFonts w:ascii="Times New Roman" w:hAnsi="Times New Roman" w:cs="Times New Roman"/>
            <w:color w:val="000000"/>
            <w:sz w:val="20"/>
            <w:szCs w:val="20"/>
          </w:rPr>
          <w:t xml:space="preserve"> or the Content and Services</w:t>
        </w:r>
      </w:ins>
      <w:r>
        <w:rPr>
          <w:rFonts w:ascii="Times New Roman" w:hAnsi="Times New Roman" w:cs="Times New Roman"/>
          <w:color w:val="000000"/>
          <w:sz w:val="20"/>
          <w:szCs w:val="20"/>
        </w:rPr>
        <w:t xml:space="preserve">, except as expressly permitted by this </w:t>
      </w:r>
      <w:proofErr w:type="gramStart"/>
      <w:r>
        <w:rPr>
          <w:rFonts w:ascii="Times New Roman" w:hAnsi="Times New Roman" w:cs="Times New Roman"/>
          <w:color w:val="000000"/>
          <w:sz w:val="20"/>
          <w:szCs w:val="20"/>
        </w:rPr>
        <w:t>license;</w:t>
      </w:r>
      <w:proofErr w:type="gramEnd"/>
    </w:p>
    <w:p w14:paraId="32BC34C2" w14:textId="77777777" w:rsidR="00FD633B" w:rsidRDefault="00D4368A" w:rsidP="00FD633B">
      <w:pPr>
        <w:widowControl w:val="0"/>
        <w:autoSpaceDE w:val="0"/>
        <w:autoSpaceDN w:val="0"/>
        <w:adjustRightInd w:val="0"/>
        <w:spacing w:after="100" w:line="240" w:lineRule="auto"/>
        <w:ind w:firstLine="720"/>
        <w:jc w:val="both"/>
        <w:rPr>
          <w:rFonts w:ascii="Times New Roman" w:hAnsi="Times New Roman" w:cs="Times New Roman"/>
          <w:color w:val="000000"/>
          <w:sz w:val="20"/>
          <w:szCs w:val="20"/>
        </w:rPr>
      </w:pPr>
      <w:r>
        <w:rPr>
          <w:rFonts w:ascii="Times New Roman" w:hAnsi="Times New Roman" w:cs="Times New Roman"/>
          <w:color w:val="000000"/>
          <w:sz w:val="20"/>
          <w:szCs w:val="20"/>
        </w:rPr>
        <w:t xml:space="preserve">(b) Modify, translate, adapt, or otherwise create derivative works or improvements, whether or not patentable, of the </w:t>
      </w:r>
      <w:proofErr w:type="gramStart"/>
      <w:r>
        <w:rPr>
          <w:rFonts w:ascii="Times New Roman" w:hAnsi="Times New Roman" w:cs="Times New Roman"/>
          <w:color w:val="000000"/>
          <w:sz w:val="20"/>
          <w:szCs w:val="20"/>
        </w:rPr>
        <w:t>Application;</w:t>
      </w:r>
      <w:proofErr w:type="gramEnd"/>
    </w:p>
    <w:p w14:paraId="086615B2" w14:textId="77777777" w:rsidR="00FD633B" w:rsidRDefault="00D4368A" w:rsidP="00FD633B">
      <w:pPr>
        <w:widowControl w:val="0"/>
        <w:autoSpaceDE w:val="0"/>
        <w:autoSpaceDN w:val="0"/>
        <w:adjustRightInd w:val="0"/>
        <w:spacing w:after="100" w:line="240" w:lineRule="auto"/>
        <w:ind w:firstLine="720"/>
        <w:jc w:val="both"/>
        <w:rPr>
          <w:rFonts w:ascii="Times New Roman" w:hAnsi="Times New Roman" w:cs="Times New Roman"/>
          <w:color w:val="000000"/>
          <w:sz w:val="20"/>
          <w:szCs w:val="20"/>
        </w:rPr>
      </w:pPr>
      <w:r>
        <w:rPr>
          <w:rFonts w:ascii="Times New Roman" w:hAnsi="Times New Roman" w:cs="Times New Roman"/>
          <w:color w:val="000000"/>
          <w:sz w:val="20"/>
          <w:szCs w:val="20"/>
        </w:rPr>
        <w:t xml:space="preserve">(c) Reverse engineer, disassemble, decompile, decode, or otherwise attempt to derive or gain access to the source code of the Application or any part </w:t>
      </w:r>
      <w:proofErr w:type="gramStart"/>
      <w:r>
        <w:rPr>
          <w:rFonts w:ascii="Times New Roman" w:hAnsi="Times New Roman" w:cs="Times New Roman"/>
          <w:color w:val="000000"/>
          <w:sz w:val="20"/>
          <w:szCs w:val="20"/>
        </w:rPr>
        <w:t>thereof;</w:t>
      </w:r>
      <w:proofErr w:type="gramEnd"/>
    </w:p>
    <w:p w14:paraId="4E99C62E" w14:textId="77777777" w:rsidR="00FD633B" w:rsidRDefault="00D4368A" w:rsidP="00FD633B">
      <w:pPr>
        <w:widowControl w:val="0"/>
        <w:autoSpaceDE w:val="0"/>
        <w:autoSpaceDN w:val="0"/>
        <w:adjustRightInd w:val="0"/>
        <w:spacing w:after="100" w:line="240" w:lineRule="auto"/>
        <w:ind w:firstLine="720"/>
        <w:jc w:val="both"/>
        <w:rPr>
          <w:rFonts w:ascii="Times New Roman" w:hAnsi="Times New Roman" w:cs="Times New Roman"/>
          <w:color w:val="000000"/>
          <w:sz w:val="20"/>
          <w:szCs w:val="20"/>
        </w:rPr>
      </w:pPr>
      <w:r>
        <w:rPr>
          <w:rFonts w:ascii="Times New Roman" w:hAnsi="Times New Roman" w:cs="Times New Roman"/>
          <w:color w:val="000000"/>
          <w:sz w:val="20"/>
          <w:szCs w:val="20"/>
        </w:rPr>
        <w:t xml:space="preserve">(d) Remove, delete, alter, or obscure any trademarks or any copyright, trademark, patent, or other intellectual property or proprietary rights notices from the Application, including any copy </w:t>
      </w:r>
      <w:proofErr w:type="gramStart"/>
      <w:r>
        <w:rPr>
          <w:rFonts w:ascii="Times New Roman" w:hAnsi="Times New Roman" w:cs="Times New Roman"/>
          <w:color w:val="000000"/>
          <w:sz w:val="20"/>
          <w:szCs w:val="20"/>
        </w:rPr>
        <w:t>thereof;</w:t>
      </w:r>
      <w:proofErr w:type="gramEnd"/>
    </w:p>
    <w:p w14:paraId="6A0153EB" w14:textId="6DA40FAB" w:rsidR="00FD633B" w:rsidRDefault="00D4368A" w:rsidP="00FD633B">
      <w:pPr>
        <w:widowControl w:val="0"/>
        <w:autoSpaceDE w:val="0"/>
        <w:autoSpaceDN w:val="0"/>
        <w:adjustRightInd w:val="0"/>
        <w:spacing w:after="100" w:line="240" w:lineRule="auto"/>
        <w:ind w:firstLine="720"/>
        <w:jc w:val="both"/>
        <w:rPr>
          <w:rFonts w:ascii="Times New Roman" w:hAnsi="Times New Roman" w:cs="Times New Roman"/>
          <w:color w:val="000000"/>
          <w:sz w:val="20"/>
          <w:szCs w:val="20"/>
        </w:rPr>
      </w:pPr>
      <w:r>
        <w:rPr>
          <w:rFonts w:ascii="Times New Roman" w:hAnsi="Times New Roman" w:cs="Times New Roman"/>
          <w:color w:val="000000"/>
          <w:sz w:val="20"/>
          <w:szCs w:val="20"/>
        </w:rPr>
        <w:t xml:space="preserve">(e) Rent, lease, lend, sell, sublicense, assign, distribute, publish, transfer, or otherwise make available the Application, or any features or functionality of the Application, to any third party for any reason, including by making the Application available on a network where it is capable of being accessed by more than one device at any </w:t>
      </w:r>
      <w:proofErr w:type="gramStart"/>
      <w:r>
        <w:rPr>
          <w:rFonts w:ascii="Times New Roman" w:hAnsi="Times New Roman" w:cs="Times New Roman"/>
          <w:color w:val="000000"/>
          <w:sz w:val="20"/>
          <w:szCs w:val="20"/>
        </w:rPr>
        <w:t>time;</w:t>
      </w:r>
      <w:proofErr w:type="gramEnd"/>
      <w:r>
        <w:rPr>
          <w:rFonts w:ascii="Times New Roman" w:hAnsi="Times New Roman" w:cs="Times New Roman"/>
          <w:color w:val="000000"/>
          <w:sz w:val="20"/>
          <w:szCs w:val="20"/>
        </w:rPr>
        <w:t xml:space="preserve"> </w:t>
      </w:r>
    </w:p>
    <w:p w14:paraId="49FA113A" w14:textId="44359509" w:rsidR="00FE1A59" w:rsidRDefault="00FE1A59" w:rsidP="00FD633B">
      <w:pPr>
        <w:widowControl w:val="0"/>
        <w:autoSpaceDE w:val="0"/>
        <w:autoSpaceDN w:val="0"/>
        <w:adjustRightInd w:val="0"/>
        <w:spacing w:after="100" w:line="240" w:lineRule="auto"/>
        <w:ind w:firstLine="720"/>
        <w:jc w:val="both"/>
        <w:rPr>
          <w:rFonts w:ascii="Times New Roman" w:hAnsi="Times New Roman" w:cs="Times New Roman"/>
          <w:color w:val="000000"/>
          <w:sz w:val="20"/>
          <w:szCs w:val="20"/>
        </w:rPr>
      </w:pPr>
      <w:r>
        <w:rPr>
          <w:rFonts w:ascii="Times New Roman" w:hAnsi="Times New Roman" w:cs="Times New Roman"/>
          <w:color w:val="000000"/>
          <w:sz w:val="20"/>
          <w:szCs w:val="20"/>
        </w:rPr>
        <w:t xml:space="preserve">(f) </w:t>
      </w:r>
      <w:r w:rsidR="00FF6792">
        <w:rPr>
          <w:rFonts w:ascii="Times New Roman" w:hAnsi="Times New Roman" w:cs="Times New Roman"/>
          <w:color w:val="000000"/>
          <w:sz w:val="20"/>
          <w:szCs w:val="20"/>
        </w:rPr>
        <w:t>U</w:t>
      </w:r>
      <w:r w:rsidR="00FF6792" w:rsidRPr="00FF6792">
        <w:rPr>
          <w:rFonts w:ascii="Times New Roman" w:hAnsi="Times New Roman" w:cs="Times New Roman"/>
          <w:color w:val="000000"/>
          <w:sz w:val="20"/>
          <w:szCs w:val="20"/>
        </w:rPr>
        <w:t xml:space="preserve">se the </w:t>
      </w:r>
      <w:r w:rsidR="00FF6792">
        <w:rPr>
          <w:rFonts w:ascii="Times New Roman" w:hAnsi="Times New Roman" w:cs="Times New Roman"/>
          <w:color w:val="000000"/>
          <w:sz w:val="20"/>
          <w:szCs w:val="20"/>
        </w:rPr>
        <w:t>Application</w:t>
      </w:r>
      <w:r w:rsidR="00FF6792" w:rsidRPr="00FF6792">
        <w:rPr>
          <w:rFonts w:ascii="Times New Roman" w:hAnsi="Times New Roman" w:cs="Times New Roman"/>
          <w:color w:val="000000"/>
          <w:sz w:val="20"/>
          <w:szCs w:val="20"/>
        </w:rPr>
        <w:t xml:space="preserve"> in any manner or for any purpose that infringes, misappropriates, or otherwise violates any intellectual property right or other right of any person, or that violates any applicable </w:t>
      </w:r>
      <w:proofErr w:type="gramStart"/>
      <w:r w:rsidR="00FF6792" w:rsidRPr="00FF6792">
        <w:rPr>
          <w:rFonts w:ascii="Times New Roman" w:hAnsi="Times New Roman" w:cs="Times New Roman"/>
          <w:color w:val="000000"/>
          <w:sz w:val="20"/>
          <w:szCs w:val="20"/>
        </w:rPr>
        <w:t>law</w:t>
      </w:r>
      <w:r w:rsidR="00FF6792">
        <w:rPr>
          <w:rFonts w:ascii="Times New Roman" w:hAnsi="Times New Roman" w:cs="Times New Roman"/>
          <w:color w:val="000000"/>
          <w:sz w:val="20"/>
          <w:szCs w:val="20"/>
        </w:rPr>
        <w:t>;</w:t>
      </w:r>
      <w:proofErr w:type="gramEnd"/>
    </w:p>
    <w:p w14:paraId="2A870670" w14:textId="6235D79C" w:rsidR="00FF6792" w:rsidRDefault="00FF6792" w:rsidP="00FD633B">
      <w:pPr>
        <w:widowControl w:val="0"/>
        <w:autoSpaceDE w:val="0"/>
        <w:autoSpaceDN w:val="0"/>
        <w:adjustRightInd w:val="0"/>
        <w:spacing w:after="100" w:line="240" w:lineRule="auto"/>
        <w:ind w:firstLine="720"/>
        <w:jc w:val="both"/>
        <w:rPr>
          <w:rFonts w:ascii="Times New Roman" w:hAnsi="Times New Roman" w:cs="Times New Roman"/>
          <w:color w:val="000000"/>
          <w:sz w:val="20"/>
          <w:szCs w:val="20"/>
        </w:rPr>
      </w:pPr>
      <w:r>
        <w:rPr>
          <w:rFonts w:ascii="Times New Roman" w:hAnsi="Times New Roman" w:cs="Times New Roman"/>
          <w:color w:val="000000"/>
          <w:sz w:val="20"/>
          <w:szCs w:val="20"/>
        </w:rPr>
        <w:t>(g) U</w:t>
      </w:r>
      <w:r w:rsidRPr="00FF6792">
        <w:rPr>
          <w:rFonts w:ascii="Times New Roman" w:hAnsi="Times New Roman" w:cs="Times New Roman"/>
          <w:color w:val="000000"/>
          <w:sz w:val="20"/>
          <w:szCs w:val="20"/>
        </w:rPr>
        <w:t xml:space="preserve">se the </w:t>
      </w:r>
      <w:r>
        <w:rPr>
          <w:rFonts w:ascii="Times New Roman" w:hAnsi="Times New Roman" w:cs="Times New Roman"/>
          <w:color w:val="000000"/>
          <w:sz w:val="20"/>
          <w:szCs w:val="20"/>
        </w:rPr>
        <w:t>Application</w:t>
      </w:r>
      <w:r w:rsidRPr="00FF6792">
        <w:rPr>
          <w:rFonts w:ascii="Times New Roman" w:hAnsi="Times New Roman" w:cs="Times New Roman"/>
          <w:color w:val="000000"/>
          <w:sz w:val="20"/>
          <w:szCs w:val="20"/>
        </w:rPr>
        <w:t xml:space="preserve"> in any manner or for any purpose that causes the unauthorized storage or transmission of personally identifiable information (“PII”), personal health information (“PHI”), or any other sensitive information or data to which an individual has an objectively clear right of privacy</w:t>
      </w:r>
      <w:r>
        <w:rPr>
          <w:rFonts w:ascii="Times New Roman" w:hAnsi="Times New Roman" w:cs="Times New Roman"/>
          <w:color w:val="000000"/>
          <w:sz w:val="20"/>
          <w:szCs w:val="20"/>
        </w:rPr>
        <w:t>; or</w:t>
      </w:r>
    </w:p>
    <w:p w14:paraId="525E278C" w14:textId="3AA8EA04" w:rsidR="00FD633B" w:rsidRDefault="00D4368A" w:rsidP="00FD633B">
      <w:pPr>
        <w:widowControl w:val="0"/>
        <w:autoSpaceDE w:val="0"/>
        <w:autoSpaceDN w:val="0"/>
        <w:adjustRightInd w:val="0"/>
        <w:spacing w:after="100" w:line="240" w:lineRule="auto"/>
        <w:ind w:firstLine="720"/>
        <w:jc w:val="both"/>
        <w:rPr>
          <w:rFonts w:ascii="Times New Roman" w:hAnsi="Times New Roman" w:cs="Times New Roman"/>
          <w:color w:val="000000"/>
          <w:sz w:val="20"/>
          <w:szCs w:val="20"/>
        </w:rPr>
      </w:pPr>
      <w:r>
        <w:rPr>
          <w:rFonts w:ascii="Times New Roman" w:hAnsi="Times New Roman" w:cs="Times New Roman"/>
          <w:color w:val="000000"/>
          <w:sz w:val="20"/>
          <w:szCs w:val="20"/>
        </w:rPr>
        <w:t>(</w:t>
      </w:r>
      <w:r w:rsidR="00FF6792">
        <w:rPr>
          <w:rFonts w:ascii="Times New Roman" w:hAnsi="Times New Roman" w:cs="Times New Roman"/>
          <w:color w:val="000000"/>
          <w:sz w:val="20"/>
          <w:szCs w:val="20"/>
        </w:rPr>
        <w:t>h</w:t>
      </w:r>
      <w:r>
        <w:rPr>
          <w:rFonts w:ascii="Times New Roman" w:hAnsi="Times New Roman" w:cs="Times New Roman"/>
          <w:color w:val="000000"/>
          <w:sz w:val="20"/>
          <w:szCs w:val="20"/>
        </w:rPr>
        <w:t>) Remove, disable, circumvent, or otherwise create or implement any workaround to any copy protection, rights management, or security features in or protecting the Application</w:t>
      </w:r>
      <w:r w:rsidR="00FD633B">
        <w:rPr>
          <w:rFonts w:ascii="Times New Roman" w:hAnsi="Times New Roman" w:cs="Times New Roman"/>
          <w:color w:val="000000"/>
          <w:sz w:val="20"/>
          <w:szCs w:val="20"/>
        </w:rPr>
        <w:t>.</w:t>
      </w:r>
    </w:p>
    <w:p w14:paraId="60148A68" w14:textId="77777777" w:rsidR="00D4368A" w:rsidRDefault="00D4368A" w:rsidP="00D4368A">
      <w:pPr>
        <w:widowControl w:val="0"/>
        <w:autoSpaceDE w:val="0"/>
        <w:autoSpaceDN w:val="0"/>
        <w:adjustRightInd w:val="0"/>
        <w:spacing w:before="300" w:after="100" w:line="240" w:lineRule="auto"/>
        <w:jc w:val="both"/>
        <w:rPr>
          <w:rFonts w:ascii="Times New Roman" w:hAnsi="Times New Roman" w:cs="Times New Roman"/>
          <w:color w:val="000000"/>
          <w:sz w:val="20"/>
          <w:szCs w:val="20"/>
        </w:rPr>
      </w:pPr>
      <w:r>
        <w:rPr>
          <w:rFonts w:ascii="Times New Roman" w:hAnsi="Times New Roman" w:cs="Times New Roman"/>
          <w:color w:val="000000"/>
          <w:sz w:val="20"/>
          <w:szCs w:val="20"/>
        </w:rPr>
        <w:t xml:space="preserve">3. </w:t>
      </w:r>
      <w:r>
        <w:rPr>
          <w:rFonts w:ascii="Times New Roman" w:hAnsi="Times New Roman" w:cs="Times New Roman"/>
          <w:color w:val="000000"/>
          <w:sz w:val="20"/>
          <w:szCs w:val="20"/>
          <w:u w:val="single"/>
        </w:rPr>
        <w:t>Reservation of Rights</w:t>
      </w:r>
      <w:r>
        <w:rPr>
          <w:rFonts w:ascii="Times New Roman" w:hAnsi="Times New Roman" w:cs="Times New Roman"/>
          <w:color w:val="000000"/>
          <w:sz w:val="20"/>
          <w:szCs w:val="20"/>
        </w:rPr>
        <w:t xml:space="preserve">. You acknowledge and agree that the Application is provided under license, and not sold, to you. You do not acquire any ownership interest in the Application under this Agreement, or any other rights thereto other than to use the Application in accordance with the license granted, and subject to all terms, conditions, and restrictions, under this Agreement. Company and its licensors and service providers reserve and shall retain their entire </w:t>
      </w:r>
      <w:r>
        <w:rPr>
          <w:rFonts w:ascii="Times New Roman" w:hAnsi="Times New Roman" w:cs="Times New Roman"/>
          <w:color w:val="000000"/>
          <w:sz w:val="20"/>
          <w:szCs w:val="20"/>
        </w:rPr>
        <w:lastRenderedPageBreak/>
        <w:t>right, title, and interest in and to the Application, including all copyrights, trademarks, trade secrets, and other intellectual property rights therein or relating thereto, except as expressly granted to you in this Agreement.</w:t>
      </w:r>
    </w:p>
    <w:p w14:paraId="0F0EAEC5" w14:textId="23A6C740" w:rsidR="00D4368A" w:rsidRDefault="00D4368A" w:rsidP="00D4368A">
      <w:pPr>
        <w:widowControl w:val="0"/>
        <w:autoSpaceDE w:val="0"/>
        <w:autoSpaceDN w:val="0"/>
        <w:adjustRightInd w:val="0"/>
        <w:spacing w:before="300" w:after="100" w:line="240" w:lineRule="auto"/>
        <w:jc w:val="both"/>
        <w:rPr>
          <w:rFonts w:ascii="Times New Roman" w:hAnsi="Times New Roman" w:cs="Times New Roman"/>
          <w:color w:val="000000"/>
          <w:sz w:val="20"/>
          <w:szCs w:val="20"/>
        </w:rPr>
      </w:pPr>
      <w:r>
        <w:rPr>
          <w:rFonts w:ascii="Times New Roman" w:hAnsi="Times New Roman" w:cs="Times New Roman"/>
          <w:color w:val="000000"/>
          <w:sz w:val="20"/>
          <w:szCs w:val="20"/>
        </w:rPr>
        <w:t xml:space="preserve">4. </w:t>
      </w:r>
      <w:r>
        <w:rPr>
          <w:rFonts w:ascii="Times New Roman" w:hAnsi="Times New Roman" w:cs="Times New Roman"/>
          <w:color w:val="000000"/>
          <w:sz w:val="20"/>
          <w:szCs w:val="20"/>
          <w:u w:val="single"/>
        </w:rPr>
        <w:t>Collection and Use of Your Information</w:t>
      </w:r>
      <w:r>
        <w:rPr>
          <w:rFonts w:ascii="Times New Roman" w:hAnsi="Times New Roman" w:cs="Times New Roman"/>
          <w:color w:val="000000"/>
          <w:sz w:val="20"/>
          <w:szCs w:val="20"/>
        </w:rPr>
        <w:t xml:space="preserve">. You acknowledge that when you download, install, or use the Application, Company may use automatic means (including, for example, cookies and web beacons) to collect information about your Device and about your use of the Application. You also may be required to provide certain information about yourself as a condition to downloading, installing, or using the Application or certain of its features or functionality, and the Application may provide you with opportunities to share information about yourself with others. All information we collect through or in connection with this Application is subject to our Privacy Policy </w:t>
      </w:r>
      <w:r w:rsidRPr="00FD633B">
        <w:rPr>
          <w:rFonts w:ascii="Times New Roman" w:hAnsi="Times New Roman" w:cs="Times New Roman"/>
          <w:i/>
          <w:iCs/>
          <w:color w:val="000000"/>
          <w:sz w:val="20"/>
          <w:szCs w:val="20"/>
          <w:highlight w:val="yellow"/>
        </w:rPr>
        <w:t>[LINK TO PRIVACY POLICY]</w:t>
      </w:r>
      <w:r>
        <w:rPr>
          <w:rFonts w:ascii="Times New Roman" w:hAnsi="Times New Roman" w:cs="Times New Roman"/>
          <w:color w:val="000000"/>
          <w:sz w:val="20"/>
          <w:szCs w:val="20"/>
        </w:rPr>
        <w:t xml:space="preserve">. By downloading, installing, using, and providing information to or through this Application, you consent to all actions taken by us with respect to your information in compliance with the Privacy Policy. You hereby grant us a perpetual non-exclusive royalty free right and license to copy, modify, and use any information and data supplied by you or collected on your behalf so that we may enhance the Application and our Services, including but not limited to the right to use, repurpose, and monetize aggregate data and to create analytical trend data (in anonymous form) that may be shared with or sold to third parties. In no event will any information be disclosed in a manner that allows </w:t>
      </w:r>
      <w:proofErr w:type="gramStart"/>
      <w:r>
        <w:rPr>
          <w:rFonts w:ascii="Times New Roman" w:hAnsi="Times New Roman" w:cs="Times New Roman"/>
          <w:color w:val="000000"/>
          <w:sz w:val="20"/>
          <w:szCs w:val="20"/>
        </w:rPr>
        <w:t>particular customers</w:t>
      </w:r>
      <w:proofErr w:type="gramEnd"/>
      <w:r>
        <w:rPr>
          <w:rFonts w:ascii="Times New Roman" w:hAnsi="Times New Roman" w:cs="Times New Roman"/>
          <w:color w:val="000000"/>
          <w:sz w:val="20"/>
          <w:szCs w:val="20"/>
        </w:rPr>
        <w:t xml:space="preserve"> or individuals to be identified. Notwithstanding the foregoing, you agree that your </w:t>
      </w:r>
      <w:proofErr w:type="gramStart"/>
      <w:r>
        <w:rPr>
          <w:rFonts w:ascii="Times New Roman" w:hAnsi="Times New Roman" w:cs="Times New Roman"/>
          <w:color w:val="000000"/>
          <w:sz w:val="20"/>
          <w:szCs w:val="20"/>
        </w:rPr>
        <w:t>customer</w:t>
      </w:r>
      <w:proofErr w:type="gramEnd"/>
      <w:r>
        <w:rPr>
          <w:rFonts w:ascii="Times New Roman" w:hAnsi="Times New Roman" w:cs="Times New Roman"/>
          <w:color w:val="000000"/>
          <w:sz w:val="20"/>
          <w:szCs w:val="20"/>
        </w:rPr>
        <w:t xml:space="preserve"> name may appear in a list of participating organizations for reports containing such analytical trend data.</w:t>
      </w:r>
    </w:p>
    <w:p w14:paraId="41538020" w14:textId="2634C53B" w:rsidR="00D4368A" w:rsidRDefault="00D4368A" w:rsidP="00D4368A">
      <w:pPr>
        <w:widowControl w:val="0"/>
        <w:autoSpaceDE w:val="0"/>
        <w:autoSpaceDN w:val="0"/>
        <w:adjustRightInd w:val="0"/>
        <w:spacing w:before="300" w:after="100" w:line="240" w:lineRule="auto"/>
        <w:jc w:val="both"/>
        <w:rPr>
          <w:rFonts w:ascii="Times New Roman" w:hAnsi="Times New Roman" w:cs="Times New Roman"/>
          <w:color w:val="000000"/>
          <w:sz w:val="20"/>
          <w:szCs w:val="20"/>
        </w:rPr>
      </w:pPr>
      <w:r>
        <w:rPr>
          <w:rFonts w:ascii="Times New Roman" w:hAnsi="Times New Roman" w:cs="Times New Roman"/>
          <w:color w:val="000000"/>
          <w:sz w:val="20"/>
          <w:szCs w:val="20"/>
        </w:rPr>
        <w:t xml:space="preserve">5. </w:t>
      </w:r>
      <w:r>
        <w:rPr>
          <w:rFonts w:ascii="Times New Roman" w:hAnsi="Times New Roman" w:cs="Times New Roman"/>
          <w:color w:val="000000"/>
          <w:sz w:val="20"/>
          <w:szCs w:val="20"/>
          <w:u w:val="single"/>
        </w:rPr>
        <w:t>Content and Services</w:t>
      </w:r>
      <w:r>
        <w:rPr>
          <w:rFonts w:ascii="Times New Roman" w:hAnsi="Times New Roman" w:cs="Times New Roman"/>
          <w:color w:val="000000"/>
          <w:sz w:val="20"/>
          <w:szCs w:val="20"/>
        </w:rPr>
        <w:t>. The Application provide</w:t>
      </w:r>
      <w:r w:rsidR="00A71A13">
        <w:rPr>
          <w:rFonts w:ascii="Times New Roman" w:hAnsi="Times New Roman" w:cs="Times New Roman"/>
          <w:color w:val="000000"/>
          <w:sz w:val="20"/>
          <w:szCs w:val="20"/>
        </w:rPr>
        <w:t>s</w:t>
      </w:r>
      <w:r>
        <w:rPr>
          <w:rFonts w:ascii="Times New Roman" w:hAnsi="Times New Roman" w:cs="Times New Roman"/>
          <w:color w:val="000000"/>
          <w:sz w:val="20"/>
          <w:szCs w:val="20"/>
        </w:rPr>
        <w:t xml:space="preserve"> you with access to products</w:t>
      </w:r>
      <w:r w:rsidR="00A71A13">
        <w:rPr>
          <w:rFonts w:ascii="Times New Roman" w:hAnsi="Times New Roman" w:cs="Times New Roman"/>
          <w:color w:val="000000"/>
          <w:sz w:val="20"/>
          <w:szCs w:val="20"/>
        </w:rPr>
        <w:t xml:space="preserve">, </w:t>
      </w:r>
      <w:r>
        <w:rPr>
          <w:rFonts w:ascii="Times New Roman" w:hAnsi="Times New Roman" w:cs="Times New Roman"/>
          <w:color w:val="000000"/>
          <w:sz w:val="20"/>
          <w:szCs w:val="20"/>
        </w:rPr>
        <w:t>services</w:t>
      </w:r>
      <w:r w:rsidR="00A71A13">
        <w:rPr>
          <w:rFonts w:ascii="Times New Roman" w:hAnsi="Times New Roman" w:cs="Times New Roman"/>
          <w:color w:val="000000"/>
          <w:sz w:val="20"/>
          <w:szCs w:val="20"/>
        </w:rPr>
        <w:t xml:space="preserve">, </w:t>
      </w:r>
      <w:r>
        <w:rPr>
          <w:rFonts w:ascii="Times New Roman" w:hAnsi="Times New Roman" w:cs="Times New Roman"/>
          <w:color w:val="000000"/>
          <w:sz w:val="20"/>
          <w:szCs w:val="20"/>
        </w:rPr>
        <w:t xml:space="preserve">features, functionality, and content accessible on or through the Application </w:t>
      </w:r>
      <w:r w:rsidR="00A71A13">
        <w:rPr>
          <w:rFonts w:ascii="Times New Roman" w:hAnsi="Times New Roman" w:cs="Times New Roman"/>
          <w:color w:val="000000"/>
          <w:sz w:val="20"/>
          <w:szCs w:val="20"/>
        </w:rPr>
        <w:t>and/or</w:t>
      </w:r>
      <w:r>
        <w:rPr>
          <w:rFonts w:ascii="Times New Roman" w:hAnsi="Times New Roman" w:cs="Times New Roman"/>
          <w:color w:val="000000"/>
          <w:sz w:val="20"/>
          <w:szCs w:val="20"/>
        </w:rPr>
        <w:t xml:space="preserve"> hosted on </w:t>
      </w:r>
      <w:r w:rsidR="00A71A13">
        <w:rPr>
          <w:rFonts w:ascii="Times New Roman" w:hAnsi="Times New Roman" w:cs="Times New Roman"/>
          <w:color w:val="000000"/>
          <w:sz w:val="20"/>
          <w:szCs w:val="20"/>
        </w:rPr>
        <w:t>Company’s website or other online sources</w:t>
      </w:r>
      <w:r>
        <w:rPr>
          <w:rFonts w:ascii="Times New Roman" w:hAnsi="Times New Roman" w:cs="Times New Roman"/>
          <w:color w:val="000000"/>
          <w:sz w:val="20"/>
          <w:szCs w:val="20"/>
        </w:rPr>
        <w:t xml:space="preserve"> (collectively, “Content and Services”). Your access to and use of such Content and Services are governed by </w:t>
      </w:r>
      <w:r w:rsidR="00A71A13">
        <w:rPr>
          <w:rFonts w:ascii="Times New Roman" w:hAnsi="Times New Roman" w:cs="Times New Roman"/>
          <w:color w:val="000000"/>
          <w:sz w:val="20"/>
          <w:szCs w:val="20"/>
        </w:rPr>
        <w:t>these</w:t>
      </w:r>
      <w:r>
        <w:rPr>
          <w:rFonts w:ascii="Times New Roman" w:hAnsi="Times New Roman" w:cs="Times New Roman"/>
          <w:color w:val="000000"/>
          <w:sz w:val="20"/>
          <w:szCs w:val="20"/>
        </w:rPr>
        <w:t xml:space="preserve"> Terms of Use and </w:t>
      </w:r>
      <w:r w:rsidR="00A71A13">
        <w:rPr>
          <w:rFonts w:ascii="Times New Roman" w:hAnsi="Times New Roman" w:cs="Times New Roman"/>
          <w:color w:val="000000"/>
          <w:sz w:val="20"/>
          <w:szCs w:val="20"/>
        </w:rPr>
        <w:t xml:space="preserve">our </w:t>
      </w:r>
      <w:r>
        <w:rPr>
          <w:rFonts w:ascii="Times New Roman" w:hAnsi="Times New Roman" w:cs="Times New Roman"/>
          <w:color w:val="000000"/>
          <w:sz w:val="20"/>
          <w:szCs w:val="20"/>
        </w:rPr>
        <w:t xml:space="preserve">Privacy Policy, which </w:t>
      </w:r>
      <w:r w:rsidR="00A71A13">
        <w:rPr>
          <w:rFonts w:ascii="Times New Roman" w:hAnsi="Times New Roman" w:cs="Times New Roman"/>
          <w:color w:val="000000"/>
          <w:sz w:val="20"/>
          <w:szCs w:val="20"/>
        </w:rPr>
        <w:t>is</w:t>
      </w:r>
      <w:r>
        <w:rPr>
          <w:rFonts w:ascii="Times New Roman" w:hAnsi="Times New Roman" w:cs="Times New Roman"/>
          <w:color w:val="000000"/>
          <w:sz w:val="20"/>
          <w:szCs w:val="20"/>
        </w:rPr>
        <w:t xml:space="preserve"> incorporated herein by this reference. </w:t>
      </w:r>
      <w:ins w:id="1" w:author="Benjamin Tietgen" w:date="2022-05-17T11:38:00Z">
        <w:r w:rsidR="006A2004">
          <w:rPr>
            <w:rFonts w:ascii="Times New Roman" w:hAnsi="Times New Roman" w:cs="Times New Roman"/>
            <w:color w:val="000000"/>
            <w:sz w:val="20"/>
            <w:szCs w:val="20"/>
          </w:rPr>
          <w:t>YOU ASSUME THE RISK</w:t>
        </w:r>
      </w:ins>
      <w:ins w:id="2" w:author="Benjamin Tietgen" w:date="2022-05-17T11:37:00Z">
        <w:r w:rsidR="006A2004">
          <w:rPr>
            <w:rFonts w:ascii="Times New Roman" w:hAnsi="Times New Roman" w:cs="Times New Roman"/>
            <w:color w:val="000000"/>
            <w:sz w:val="20"/>
            <w:szCs w:val="20"/>
          </w:rPr>
          <w:t xml:space="preserve"> of using </w:t>
        </w:r>
      </w:ins>
      <w:ins w:id="3" w:author="Benjamin Tietgen" w:date="2022-05-17T11:38:00Z">
        <w:r w:rsidR="006A2004">
          <w:rPr>
            <w:rFonts w:ascii="Times New Roman" w:hAnsi="Times New Roman" w:cs="Times New Roman"/>
            <w:color w:val="000000"/>
            <w:sz w:val="20"/>
            <w:szCs w:val="20"/>
          </w:rPr>
          <w:t xml:space="preserve">the Content and Services. </w:t>
        </w:r>
      </w:ins>
      <w:r>
        <w:rPr>
          <w:rFonts w:ascii="Times New Roman" w:hAnsi="Times New Roman" w:cs="Times New Roman"/>
          <w:color w:val="000000"/>
          <w:sz w:val="20"/>
          <w:szCs w:val="20"/>
        </w:rPr>
        <w:t xml:space="preserve">Your access to and use of such Content and Services may require you to acknowledge your acceptance of such Terms of Use and Privacy Policy and/or to </w:t>
      </w:r>
      <w:r w:rsidR="00FF7345">
        <w:rPr>
          <w:rFonts w:ascii="Times New Roman" w:hAnsi="Times New Roman" w:cs="Times New Roman"/>
          <w:color w:val="000000"/>
          <w:sz w:val="20"/>
          <w:szCs w:val="20"/>
        </w:rPr>
        <w:t>create a user account or otherwise register your usage of the Application</w:t>
      </w:r>
      <w:r>
        <w:rPr>
          <w:rFonts w:ascii="Times New Roman" w:hAnsi="Times New Roman" w:cs="Times New Roman"/>
          <w:color w:val="000000"/>
          <w:sz w:val="20"/>
          <w:szCs w:val="20"/>
        </w:rPr>
        <w:t xml:space="preserve">, and your failure to do so may restrict you from accessing or using certain of the Application’s features and functionality. Any violation of </w:t>
      </w:r>
      <w:r w:rsidR="00FF7345">
        <w:rPr>
          <w:rFonts w:ascii="Times New Roman" w:hAnsi="Times New Roman" w:cs="Times New Roman"/>
          <w:color w:val="000000"/>
          <w:sz w:val="20"/>
          <w:szCs w:val="20"/>
        </w:rPr>
        <w:t>the</w:t>
      </w:r>
      <w:r>
        <w:rPr>
          <w:rFonts w:ascii="Times New Roman" w:hAnsi="Times New Roman" w:cs="Times New Roman"/>
          <w:color w:val="000000"/>
          <w:sz w:val="20"/>
          <w:szCs w:val="20"/>
        </w:rPr>
        <w:t xml:space="preserve"> Terms of Use will also be deemed a violation of this Agreement.</w:t>
      </w:r>
    </w:p>
    <w:p w14:paraId="3B672D2F" w14:textId="7CDF0412" w:rsidR="00D4368A" w:rsidRDefault="00D4368A" w:rsidP="00D4368A">
      <w:pPr>
        <w:widowControl w:val="0"/>
        <w:autoSpaceDE w:val="0"/>
        <w:autoSpaceDN w:val="0"/>
        <w:adjustRightInd w:val="0"/>
        <w:spacing w:before="300" w:after="100" w:line="240" w:lineRule="auto"/>
        <w:jc w:val="both"/>
        <w:rPr>
          <w:rFonts w:ascii="Times New Roman" w:hAnsi="Times New Roman" w:cs="Times New Roman"/>
          <w:color w:val="000000"/>
          <w:sz w:val="20"/>
          <w:szCs w:val="20"/>
        </w:rPr>
      </w:pPr>
      <w:r>
        <w:rPr>
          <w:rFonts w:ascii="Times New Roman" w:hAnsi="Times New Roman" w:cs="Times New Roman"/>
          <w:color w:val="000000"/>
          <w:sz w:val="20"/>
          <w:szCs w:val="20"/>
        </w:rPr>
        <w:t xml:space="preserve">6. </w:t>
      </w:r>
      <w:r>
        <w:rPr>
          <w:rFonts w:ascii="Times New Roman" w:hAnsi="Times New Roman" w:cs="Times New Roman"/>
          <w:color w:val="000000"/>
          <w:sz w:val="20"/>
          <w:szCs w:val="20"/>
          <w:u w:val="single"/>
        </w:rPr>
        <w:t>Geographic Restrictions</w:t>
      </w:r>
      <w:r>
        <w:rPr>
          <w:rFonts w:ascii="Times New Roman" w:hAnsi="Times New Roman" w:cs="Times New Roman"/>
          <w:color w:val="000000"/>
          <w:sz w:val="20"/>
          <w:szCs w:val="20"/>
        </w:rPr>
        <w:t>. The Content and Services are based in the United States and provided for access and use only by persons located in the United States. You acknowledge that you may not be able to access all or some of the Content and Services outside of the United States and that access thereto may not be legal by certain persons or in certain countries. If you access the Content and Services from outside the United States, you are responsible for compliance with local laws.</w:t>
      </w:r>
    </w:p>
    <w:p w14:paraId="6C8BDAB4" w14:textId="2298710A" w:rsidR="00D4368A" w:rsidRDefault="00D4368A" w:rsidP="00E61F53">
      <w:pPr>
        <w:widowControl w:val="0"/>
        <w:autoSpaceDE w:val="0"/>
        <w:autoSpaceDN w:val="0"/>
        <w:adjustRightInd w:val="0"/>
        <w:spacing w:before="300" w:after="100" w:line="240" w:lineRule="auto"/>
        <w:jc w:val="both"/>
        <w:rPr>
          <w:rFonts w:ascii="Times New Roman" w:hAnsi="Times New Roman" w:cs="Times New Roman"/>
          <w:color w:val="000000"/>
          <w:sz w:val="20"/>
          <w:szCs w:val="20"/>
        </w:rPr>
      </w:pPr>
      <w:r>
        <w:rPr>
          <w:rFonts w:ascii="Times New Roman" w:hAnsi="Times New Roman" w:cs="Times New Roman"/>
          <w:color w:val="000000"/>
          <w:sz w:val="20"/>
          <w:szCs w:val="20"/>
        </w:rPr>
        <w:t xml:space="preserve">7. </w:t>
      </w:r>
      <w:r>
        <w:rPr>
          <w:rFonts w:ascii="Times New Roman" w:hAnsi="Times New Roman" w:cs="Times New Roman"/>
          <w:color w:val="000000"/>
          <w:sz w:val="20"/>
          <w:szCs w:val="20"/>
          <w:u w:val="single"/>
        </w:rPr>
        <w:t>Updates</w:t>
      </w:r>
      <w:r>
        <w:rPr>
          <w:rFonts w:ascii="Times New Roman" w:hAnsi="Times New Roman" w:cs="Times New Roman"/>
          <w:color w:val="000000"/>
          <w:sz w:val="20"/>
          <w:szCs w:val="20"/>
        </w:rPr>
        <w:t xml:space="preserve">. Company may from time-to-time in its sole discretion develop and provide Application updates, which may include upgrades, bug fixes, patches, other error corrections, and/or new features (collectively, including related documentation, “Updates”). Updates may also modify or delete in their entirety certain features and functionality. You agree that Company has no obligation to provide any Updates or to continue to provide or enable any </w:t>
      </w:r>
      <w:proofErr w:type="gramStart"/>
      <w:r>
        <w:rPr>
          <w:rFonts w:ascii="Times New Roman" w:hAnsi="Times New Roman" w:cs="Times New Roman"/>
          <w:color w:val="000000"/>
          <w:sz w:val="20"/>
          <w:szCs w:val="20"/>
        </w:rPr>
        <w:t>particular features</w:t>
      </w:r>
      <w:proofErr w:type="gramEnd"/>
      <w:r>
        <w:rPr>
          <w:rFonts w:ascii="Times New Roman" w:hAnsi="Times New Roman" w:cs="Times New Roman"/>
          <w:color w:val="000000"/>
          <w:sz w:val="20"/>
          <w:szCs w:val="20"/>
        </w:rPr>
        <w:t xml:space="preserve"> or functionality. Based on your Device settings, when your Device is connected to the internet either</w:t>
      </w:r>
      <w:r w:rsidR="00E61F53">
        <w:rPr>
          <w:rFonts w:ascii="Times New Roman" w:hAnsi="Times New Roman" w:cs="Times New Roman"/>
          <w:color w:val="000000"/>
          <w:sz w:val="20"/>
          <w:szCs w:val="20"/>
        </w:rPr>
        <w:t xml:space="preserve"> </w:t>
      </w:r>
      <w:r>
        <w:rPr>
          <w:rFonts w:ascii="Times New Roman" w:hAnsi="Times New Roman" w:cs="Times New Roman"/>
          <w:color w:val="000000"/>
          <w:sz w:val="20"/>
          <w:szCs w:val="20"/>
        </w:rPr>
        <w:t>(a) The Application will automatically download and install all available Updates</w:t>
      </w:r>
      <w:r w:rsidR="00E61F53">
        <w:rPr>
          <w:rFonts w:ascii="Times New Roman" w:hAnsi="Times New Roman" w:cs="Times New Roman"/>
          <w:color w:val="000000"/>
          <w:sz w:val="20"/>
          <w:szCs w:val="20"/>
        </w:rPr>
        <w:t>,</w:t>
      </w:r>
      <w:r>
        <w:rPr>
          <w:rFonts w:ascii="Times New Roman" w:hAnsi="Times New Roman" w:cs="Times New Roman"/>
          <w:color w:val="000000"/>
          <w:sz w:val="20"/>
          <w:szCs w:val="20"/>
        </w:rPr>
        <w:t xml:space="preserve"> or</w:t>
      </w:r>
      <w:r w:rsidR="00E61F53">
        <w:rPr>
          <w:rFonts w:ascii="Times New Roman" w:hAnsi="Times New Roman" w:cs="Times New Roman"/>
          <w:color w:val="000000"/>
          <w:sz w:val="20"/>
          <w:szCs w:val="20"/>
        </w:rPr>
        <w:t xml:space="preserve"> </w:t>
      </w:r>
      <w:r>
        <w:rPr>
          <w:rFonts w:ascii="Times New Roman" w:hAnsi="Times New Roman" w:cs="Times New Roman"/>
          <w:color w:val="000000"/>
          <w:sz w:val="20"/>
          <w:szCs w:val="20"/>
        </w:rPr>
        <w:t>(b) You may receive notice of or be prompted to download and install available Updates.</w:t>
      </w:r>
      <w:r w:rsidR="00E61F53">
        <w:rPr>
          <w:rFonts w:ascii="Times New Roman" w:hAnsi="Times New Roman" w:cs="Times New Roman"/>
          <w:color w:val="000000"/>
          <w:sz w:val="20"/>
          <w:szCs w:val="20"/>
        </w:rPr>
        <w:t xml:space="preserve"> </w:t>
      </w:r>
      <w:r>
        <w:rPr>
          <w:rFonts w:ascii="Times New Roman" w:hAnsi="Times New Roman" w:cs="Times New Roman"/>
          <w:color w:val="000000"/>
          <w:sz w:val="20"/>
          <w:szCs w:val="20"/>
        </w:rPr>
        <w:t>You shall promptly download and install all Updates and acknowledge and agree that the Application or portions thereof may not properly operate should you fail to do so. You further agree that all Updates will be deemed part of the Application and be subject to all terms and conditions of this Agreement.</w:t>
      </w:r>
    </w:p>
    <w:p w14:paraId="4C521BC8" w14:textId="6A1B2679" w:rsidR="00D4368A" w:rsidRDefault="00D4368A" w:rsidP="00E61F53">
      <w:pPr>
        <w:widowControl w:val="0"/>
        <w:autoSpaceDE w:val="0"/>
        <w:autoSpaceDN w:val="0"/>
        <w:adjustRightInd w:val="0"/>
        <w:spacing w:before="300" w:after="100" w:line="240" w:lineRule="auto"/>
        <w:jc w:val="both"/>
        <w:rPr>
          <w:rFonts w:ascii="Times New Roman" w:hAnsi="Times New Roman" w:cs="Times New Roman"/>
          <w:color w:val="000000"/>
          <w:sz w:val="20"/>
          <w:szCs w:val="20"/>
        </w:rPr>
      </w:pPr>
      <w:r>
        <w:rPr>
          <w:rFonts w:ascii="Times New Roman" w:hAnsi="Times New Roman" w:cs="Times New Roman"/>
          <w:color w:val="000000"/>
          <w:sz w:val="20"/>
          <w:szCs w:val="20"/>
        </w:rPr>
        <w:t xml:space="preserve">8. </w:t>
      </w:r>
      <w:r>
        <w:rPr>
          <w:rFonts w:ascii="Times New Roman" w:hAnsi="Times New Roman" w:cs="Times New Roman"/>
          <w:color w:val="000000"/>
          <w:sz w:val="20"/>
          <w:szCs w:val="20"/>
          <w:u w:val="single"/>
        </w:rPr>
        <w:t>Third-Party Materials</w:t>
      </w:r>
      <w:r>
        <w:rPr>
          <w:rFonts w:ascii="Times New Roman" w:hAnsi="Times New Roman" w:cs="Times New Roman"/>
          <w:color w:val="000000"/>
          <w:sz w:val="20"/>
          <w:szCs w:val="20"/>
        </w:rPr>
        <w:t xml:space="preserve">. The Application may display, include, or make available third-party content (including </w:t>
      </w:r>
      <w:ins w:id="4" w:author="Benjamin Tietgen" w:date="2022-05-17T11:33:00Z">
        <w:r w:rsidR="00C94068">
          <w:rPr>
            <w:rFonts w:ascii="Times New Roman" w:hAnsi="Times New Roman" w:cs="Times New Roman"/>
            <w:color w:val="000000"/>
            <w:sz w:val="20"/>
            <w:szCs w:val="20"/>
          </w:rPr>
          <w:t xml:space="preserve">audiovisual content, </w:t>
        </w:r>
      </w:ins>
      <w:r>
        <w:rPr>
          <w:rFonts w:ascii="Times New Roman" w:hAnsi="Times New Roman" w:cs="Times New Roman"/>
          <w:color w:val="000000"/>
          <w:sz w:val="20"/>
          <w:szCs w:val="20"/>
        </w:rPr>
        <w:t xml:space="preserve">data, information, applications, and other products, services, and/or materials) or provide links to third-party websites or services, including through third-party advertising (“Third-Party Materials”). You acknowledge and agree that Company is not responsible for Third-Party Materials, including their accuracy, completeness, timeliness, validity, copyright compliance, legality, decency, quality, </w:t>
      </w:r>
      <w:ins w:id="5" w:author="Benjamin Tietgen" w:date="2022-05-17T11:33:00Z">
        <w:r w:rsidR="00C94068">
          <w:rPr>
            <w:rFonts w:ascii="Times New Roman" w:hAnsi="Times New Roman" w:cs="Times New Roman"/>
            <w:color w:val="000000"/>
            <w:sz w:val="20"/>
            <w:szCs w:val="20"/>
          </w:rPr>
          <w:t xml:space="preserve">safety, </w:t>
        </w:r>
      </w:ins>
      <w:r>
        <w:rPr>
          <w:rFonts w:ascii="Times New Roman" w:hAnsi="Times New Roman" w:cs="Times New Roman"/>
          <w:color w:val="000000"/>
          <w:sz w:val="20"/>
          <w:szCs w:val="20"/>
        </w:rPr>
        <w:t xml:space="preserve">or any other aspect thereof. </w:t>
      </w:r>
      <w:ins w:id="6" w:author="Benjamin Tietgen" w:date="2022-05-17T11:38:00Z">
        <w:r w:rsidR="006A2004">
          <w:rPr>
            <w:rFonts w:ascii="Times New Roman" w:hAnsi="Times New Roman" w:cs="Times New Roman"/>
            <w:color w:val="000000"/>
            <w:sz w:val="20"/>
            <w:szCs w:val="20"/>
          </w:rPr>
          <w:t>YOU ASSUME THE RISK of using the Third</w:t>
        </w:r>
      </w:ins>
      <w:ins w:id="7" w:author="Benjamin Tietgen" w:date="2022-05-17T11:39:00Z">
        <w:r w:rsidR="006A2004">
          <w:rPr>
            <w:rFonts w:ascii="Times New Roman" w:hAnsi="Times New Roman" w:cs="Times New Roman"/>
            <w:color w:val="000000"/>
            <w:sz w:val="20"/>
            <w:szCs w:val="20"/>
          </w:rPr>
          <w:t xml:space="preserve">-Party Materials; </w:t>
        </w:r>
      </w:ins>
      <w:r>
        <w:rPr>
          <w:rFonts w:ascii="Times New Roman" w:hAnsi="Times New Roman" w:cs="Times New Roman"/>
          <w:color w:val="000000"/>
          <w:sz w:val="20"/>
          <w:szCs w:val="20"/>
        </w:rPr>
        <w:t>Company does not assume and will not have any liability or responsibility to you or any other person or entity for any Third-Party Materials</w:t>
      </w:r>
      <w:ins w:id="8" w:author="Benjamin Tietgen" w:date="2022-05-17T11:33:00Z">
        <w:r w:rsidR="00C94068">
          <w:rPr>
            <w:rFonts w:ascii="Times New Roman" w:hAnsi="Times New Roman" w:cs="Times New Roman"/>
            <w:color w:val="000000"/>
            <w:sz w:val="20"/>
            <w:szCs w:val="20"/>
          </w:rPr>
          <w:t xml:space="preserve"> or your use thereof</w:t>
        </w:r>
      </w:ins>
      <w:r>
        <w:rPr>
          <w:rFonts w:ascii="Times New Roman" w:hAnsi="Times New Roman" w:cs="Times New Roman"/>
          <w:color w:val="000000"/>
          <w:sz w:val="20"/>
          <w:szCs w:val="20"/>
        </w:rPr>
        <w:t>. Third-Party Materials and links thereto are provided solely as a convenience to you, and you access and use them entirely at your own risk and subject to such third parties’ terms and conditions.</w:t>
      </w:r>
    </w:p>
    <w:p w14:paraId="60190A63" w14:textId="77777777" w:rsidR="005E064C" w:rsidRDefault="00D4368A" w:rsidP="00D4368A">
      <w:pPr>
        <w:widowControl w:val="0"/>
        <w:autoSpaceDE w:val="0"/>
        <w:autoSpaceDN w:val="0"/>
        <w:adjustRightInd w:val="0"/>
        <w:spacing w:before="300" w:after="100" w:line="240" w:lineRule="auto"/>
        <w:jc w:val="both"/>
        <w:rPr>
          <w:rFonts w:ascii="Times New Roman" w:hAnsi="Times New Roman" w:cs="Times New Roman"/>
          <w:color w:val="000000"/>
          <w:sz w:val="20"/>
          <w:szCs w:val="20"/>
        </w:rPr>
      </w:pPr>
      <w:r>
        <w:rPr>
          <w:rFonts w:ascii="Times New Roman" w:hAnsi="Times New Roman" w:cs="Times New Roman"/>
          <w:color w:val="000000"/>
          <w:sz w:val="20"/>
          <w:szCs w:val="20"/>
        </w:rPr>
        <w:lastRenderedPageBreak/>
        <w:t xml:space="preserve">9. </w:t>
      </w:r>
      <w:r>
        <w:rPr>
          <w:rFonts w:ascii="Times New Roman" w:hAnsi="Times New Roman" w:cs="Times New Roman"/>
          <w:color w:val="000000"/>
          <w:sz w:val="20"/>
          <w:szCs w:val="20"/>
          <w:u w:val="single"/>
        </w:rPr>
        <w:t>Term and Termination</w:t>
      </w:r>
      <w:r>
        <w:rPr>
          <w:rFonts w:ascii="Times New Roman" w:hAnsi="Times New Roman" w:cs="Times New Roman"/>
          <w:color w:val="000000"/>
          <w:sz w:val="20"/>
          <w:szCs w:val="20"/>
        </w:rPr>
        <w:t>.</w:t>
      </w:r>
    </w:p>
    <w:p w14:paraId="1AB05589" w14:textId="77777777" w:rsidR="005E064C" w:rsidRDefault="00D4368A" w:rsidP="005E064C">
      <w:pPr>
        <w:widowControl w:val="0"/>
        <w:autoSpaceDE w:val="0"/>
        <w:autoSpaceDN w:val="0"/>
        <w:adjustRightInd w:val="0"/>
        <w:spacing w:after="100" w:line="240" w:lineRule="auto"/>
        <w:ind w:firstLine="720"/>
        <w:jc w:val="both"/>
        <w:rPr>
          <w:rFonts w:ascii="Times New Roman" w:hAnsi="Times New Roman" w:cs="Times New Roman"/>
          <w:color w:val="000000"/>
          <w:sz w:val="20"/>
          <w:szCs w:val="20"/>
        </w:rPr>
      </w:pPr>
      <w:r>
        <w:rPr>
          <w:rFonts w:ascii="Times New Roman" w:hAnsi="Times New Roman" w:cs="Times New Roman"/>
          <w:color w:val="000000"/>
          <w:sz w:val="20"/>
          <w:szCs w:val="20"/>
        </w:rPr>
        <w:t>(a) The term of Agreement commences when you download or install the Application and will continue in effect until terminated by you or Company as set forth in this Section 9.</w:t>
      </w:r>
    </w:p>
    <w:p w14:paraId="4431458E" w14:textId="77777777" w:rsidR="005E064C" w:rsidRDefault="00D4368A" w:rsidP="005E064C">
      <w:pPr>
        <w:widowControl w:val="0"/>
        <w:autoSpaceDE w:val="0"/>
        <w:autoSpaceDN w:val="0"/>
        <w:adjustRightInd w:val="0"/>
        <w:spacing w:after="100" w:line="240" w:lineRule="auto"/>
        <w:ind w:firstLine="720"/>
        <w:jc w:val="both"/>
        <w:rPr>
          <w:rFonts w:ascii="Times New Roman" w:hAnsi="Times New Roman" w:cs="Times New Roman"/>
          <w:color w:val="000000"/>
          <w:sz w:val="20"/>
          <w:szCs w:val="20"/>
        </w:rPr>
      </w:pPr>
      <w:r>
        <w:rPr>
          <w:rFonts w:ascii="Times New Roman" w:hAnsi="Times New Roman" w:cs="Times New Roman"/>
          <w:color w:val="000000"/>
          <w:sz w:val="20"/>
          <w:szCs w:val="20"/>
        </w:rPr>
        <w:t>(b) You may terminate this Agreement by deleting the Application and all copies thereof from your Device.</w:t>
      </w:r>
    </w:p>
    <w:p w14:paraId="70198AD4" w14:textId="77777777" w:rsidR="005E064C" w:rsidRDefault="00D4368A" w:rsidP="005E064C">
      <w:pPr>
        <w:widowControl w:val="0"/>
        <w:autoSpaceDE w:val="0"/>
        <w:autoSpaceDN w:val="0"/>
        <w:adjustRightInd w:val="0"/>
        <w:spacing w:after="100" w:line="240" w:lineRule="auto"/>
        <w:ind w:firstLine="720"/>
        <w:jc w:val="both"/>
        <w:rPr>
          <w:rFonts w:ascii="Times New Roman" w:hAnsi="Times New Roman" w:cs="Times New Roman"/>
          <w:color w:val="000000"/>
          <w:sz w:val="20"/>
          <w:szCs w:val="20"/>
        </w:rPr>
      </w:pPr>
      <w:r>
        <w:rPr>
          <w:rFonts w:ascii="Times New Roman" w:hAnsi="Times New Roman" w:cs="Times New Roman"/>
          <w:color w:val="000000"/>
          <w:sz w:val="20"/>
          <w:szCs w:val="20"/>
        </w:rPr>
        <w:t>(c) Company may terminate this Agreement at any time without notice if it ceases to support the Application, which Company may do in its sole discretion. In addition, this Agreement will terminate immediately and automatically without any notice if you violate any of the terms and conditions of this Agreement.</w:t>
      </w:r>
    </w:p>
    <w:p w14:paraId="33563F6F" w14:textId="77777777" w:rsidR="005E064C" w:rsidRDefault="00D4368A" w:rsidP="005E064C">
      <w:pPr>
        <w:widowControl w:val="0"/>
        <w:autoSpaceDE w:val="0"/>
        <w:autoSpaceDN w:val="0"/>
        <w:adjustRightInd w:val="0"/>
        <w:spacing w:after="100" w:line="240" w:lineRule="auto"/>
        <w:ind w:firstLine="720"/>
        <w:jc w:val="both"/>
        <w:rPr>
          <w:rFonts w:ascii="Times New Roman" w:hAnsi="Times New Roman" w:cs="Times New Roman"/>
          <w:color w:val="000000"/>
          <w:sz w:val="20"/>
          <w:szCs w:val="20"/>
        </w:rPr>
      </w:pPr>
      <w:r>
        <w:rPr>
          <w:rFonts w:ascii="Times New Roman" w:hAnsi="Times New Roman" w:cs="Times New Roman"/>
          <w:color w:val="000000"/>
          <w:sz w:val="20"/>
          <w:szCs w:val="20"/>
        </w:rPr>
        <w:t>(d) Upon termination:</w:t>
      </w:r>
    </w:p>
    <w:p w14:paraId="785E1865" w14:textId="77777777" w:rsidR="005E064C" w:rsidRDefault="00D4368A" w:rsidP="005E064C">
      <w:pPr>
        <w:widowControl w:val="0"/>
        <w:autoSpaceDE w:val="0"/>
        <w:autoSpaceDN w:val="0"/>
        <w:adjustRightInd w:val="0"/>
        <w:spacing w:after="100" w:line="240" w:lineRule="auto"/>
        <w:ind w:left="720" w:firstLine="720"/>
        <w:jc w:val="both"/>
        <w:rPr>
          <w:rFonts w:ascii="Times New Roman" w:hAnsi="Times New Roman" w:cs="Times New Roman"/>
          <w:color w:val="000000"/>
          <w:sz w:val="20"/>
          <w:szCs w:val="20"/>
        </w:rPr>
      </w:pPr>
      <w:r>
        <w:rPr>
          <w:rFonts w:ascii="Times New Roman" w:hAnsi="Times New Roman" w:cs="Times New Roman"/>
          <w:color w:val="000000"/>
          <w:sz w:val="20"/>
          <w:szCs w:val="20"/>
        </w:rPr>
        <w:t>(</w:t>
      </w:r>
      <w:proofErr w:type="spellStart"/>
      <w:r>
        <w:rPr>
          <w:rFonts w:ascii="Times New Roman" w:hAnsi="Times New Roman" w:cs="Times New Roman"/>
          <w:color w:val="000000"/>
          <w:sz w:val="20"/>
          <w:szCs w:val="20"/>
        </w:rPr>
        <w:t>i</w:t>
      </w:r>
      <w:proofErr w:type="spellEnd"/>
      <w:r>
        <w:rPr>
          <w:rFonts w:ascii="Times New Roman" w:hAnsi="Times New Roman" w:cs="Times New Roman"/>
          <w:color w:val="000000"/>
          <w:sz w:val="20"/>
          <w:szCs w:val="20"/>
        </w:rPr>
        <w:t>) All rights granted to you under this Agreement will also terminate; and</w:t>
      </w:r>
    </w:p>
    <w:p w14:paraId="07339672" w14:textId="77777777" w:rsidR="005E064C" w:rsidRDefault="00D4368A" w:rsidP="005E064C">
      <w:pPr>
        <w:widowControl w:val="0"/>
        <w:autoSpaceDE w:val="0"/>
        <w:autoSpaceDN w:val="0"/>
        <w:adjustRightInd w:val="0"/>
        <w:spacing w:after="100" w:line="240" w:lineRule="auto"/>
        <w:ind w:left="720" w:firstLine="720"/>
        <w:jc w:val="both"/>
        <w:rPr>
          <w:rFonts w:ascii="Times New Roman" w:hAnsi="Times New Roman" w:cs="Times New Roman"/>
          <w:color w:val="000000"/>
          <w:sz w:val="20"/>
          <w:szCs w:val="20"/>
        </w:rPr>
      </w:pPr>
      <w:r>
        <w:rPr>
          <w:rFonts w:ascii="Times New Roman" w:hAnsi="Times New Roman" w:cs="Times New Roman"/>
          <w:color w:val="000000"/>
          <w:sz w:val="20"/>
          <w:szCs w:val="20"/>
        </w:rPr>
        <w:t>(ii) You must cease all use of the Application and delete all copies of the Application from your Device and account.</w:t>
      </w:r>
    </w:p>
    <w:p w14:paraId="3DC707AD" w14:textId="02F835C6" w:rsidR="00D4368A" w:rsidRDefault="00D4368A" w:rsidP="005E064C">
      <w:pPr>
        <w:widowControl w:val="0"/>
        <w:autoSpaceDE w:val="0"/>
        <w:autoSpaceDN w:val="0"/>
        <w:adjustRightInd w:val="0"/>
        <w:spacing w:after="100" w:line="240" w:lineRule="auto"/>
        <w:ind w:left="720"/>
        <w:jc w:val="both"/>
        <w:rPr>
          <w:rFonts w:ascii="Times New Roman" w:hAnsi="Times New Roman" w:cs="Times New Roman"/>
          <w:color w:val="000000"/>
          <w:sz w:val="20"/>
          <w:szCs w:val="20"/>
        </w:rPr>
      </w:pPr>
      <w:r>
        <w:rPr>
          <w:rFonts w:ascii="Times New Roman" w:hAnsi="Times New Roman" w:cs="Times New Roman"/>
          <w:color w:val="000000"/>
          <w:sz w:val="20"/>
          <w:szCs w:val="20"/>
        </w:rPr>
        <w:t>(e) Termination will not limit any of Company’s rights or remedies at law or in equity.</w:t>
      </w:r>
    </w:p>
    <w:p w14:paraId="177E5596" w14:textId="0A77DD2A" w:rsidR="00D4368A" w:rsidRDefault="00D4368A" w:rsidP="00D4368A">
      <w:pPr>
        <w:widowControl w:val="0"/>
        <w:autoSpaceDE w:val="0"/>
        <w:autoSpaceDN w:val="0"/>
        <w:adjustRightInd w:val="0"/>
        <w:spacing w:before="300" w:after="100" w:line="240" w:lineRule="auto"/>
        <w:jc w:val="both"/>
        <w:rPr>
          <w:rFonts w:ascii="Times New Roman" w:hAnsi="Times New Roman" w:cs="Times New Roman"/>
          <w:color w:val="000000"/>
          <w:sz w:val="20"/>
          <w:szCs w:val="20"/>
        </w:rPr>
      </w:pPr>
      <w:r>
        <w:rPr>
          <w:rFonts w:ascii="Times New Roman" w:hAnsi="Times New Roman" w:cs="Times New Roman"/>
          <w:color w:val="000000"/>
          <w:sz w:val="20"/>
          <w:szCs w:val="20"/>
        </w:rPr>
        <w:t xml:space="preserve">10. </w:t>
      </w:r>
      <w:r>
        <w:rPr>
          <w:rFonts w:ascii="Times New Roman" w:hAnsi="Times New Roman" w:cs="Times New Roman"/>
          <w:color w:val="000000"/>
          <w:sz w:val="20"/>
          <w:szCs w:val="20"/>
          <w:u w:val="single"/>
        </w:rPr>
        <w:t>Disclaimer of Warranties</w:t>
      </w:r>
      <w:r>
        <w:rPr>
          <w:rFonts w:ascii="Times New Roman" w:hAnsi="Times New Roman" w:cs="Times New Roman"/>
          <w:color w:val="000000"/>
          <w:sz w:val="20"/>
          <w:szCs w:val="20"/>
        </w:rPr>
        <w:t xml:space="preserve">. THE APPLICATION IS PROVIDED TO </w:t>
      </w:r>
      <w:r w:rsidR="00FD633B">
        <w:rPr>
          <w:rFonts w:ascii="Times New Roman" w:hAnsi="Times New Roman" w:cs="Times New Roman"/>
          <w:color w:val="000000"/>
          <w:sz w:val="20"/>
          <w:szCs w:val="20"/>
        </w:rPr>
        <w:t>END USER</w:t>
      </w:r>
      <w:r>
        <w:rPr>
          <w:rFonts w:ascii="Times New Roman" w:hAnsi="Times New Roman" w:cs="Times New Roman"/>
          <w:color w:val="000000"/>
          <w:sz w:val="20"/>
          <w:szCs w:val="20"/>
        </w:rPr>
        <w:t xml:space="preserve"> “AS IS” AND WITH ALL FAULTS AND DEFECTS WITHOUT WARRANTY OF ANY KIND. TO THE MAXIMUM EXTENT PERMITTED UNDER APPLICABLE LAW, COMPANY, ON ITS OWN BEHALF AND ON BEHALF OF ITS AFFILIATES AND ITS AND THEIR RESPECTIVE LICENSORS AND SERVICE PROVIDERS, EXPRESSLY DISCLAIMS ALL WARRANTIES, WHETHER EXPRESS, IMPLIED, STATUTORY, OR OTHERWISE, WITH RESPECT TO THE APPLICATION, INCLUDING ALL IMPLIED WARRANTIES OF MERCHANTABILITY, FITNESS FOR A PARTICULAR PURPOSE, TITLE, AND NON-INFRINGEMENT, AND WARRANTIES THAT MAY ARISE OUT OF COURSE OF DEALING, COURSE OF PERFORMANCE, USAGE, OR TRADE PRACTICE. WITHOUT LIMITATION TO THE FOREGOING, COMPANY PROVIDES NO WARRANTY OR UNDERTAKING, AND MAKES NO REPRESENTATION OF ANY KIND THAT THE APPLICATION WILL MEET YOUR REQUIREMENTS, ACHIEVE ANY INTENDED RESULTS, BE COMPATIBLE, OR WORK WITH ANY OTHER SOFTWARE, APPLICATIONS, SYSTEMS, OR SERVICES, OPERATE WITHOUT INTERRUPTION, MEET ANY PERFORMANCE OR RELIABILITY STANDARDS OR BE ERROR-FREE, OR THAT ANY ERRORS OR DEFECTS CAN OR WILL BE CORRECTED.</w:t>
      </w:r>
    </w:p>
    <w:p w14:paraId="52EF2260" w14:textId="05CD5A12" w:rsidR="00D4368A" w:rsidRDefault="00D4368A" w:rsidP="005E064C">
      <w:pPr>
        <w:widowControl w:val="0"/>
        <w:autoSpaceDE w:val="0"/>
        <w:autoSpaceDN w:val="0"/>
        <w:adjustRightInd w:val="0"/>
        <w:spacing w:before="100" w:after="100" w:line="240" w:lineRule="auto"/>
        <w:jc w:val="both"/>
        <w:rPr>
          <w:rFonts w:ascii="Times New Roman" w:hAnsi="Times New Roman" w:cs="Times New Roman"/>
          <w:color w:val="000000"/>
          <w:sz w:val="20"/>
          <w:szCs w:val="20"/>
        </w:rPr>
      </w:pPr>
      <w:r>
        <w:rPr>
          <w:rFonts w:ascii="Times New Roman" w:hAnsi="Times New Roman" w:cs="Times New Roman"/>
          <w:color w:val="000000"/>
          <w:sz w:val="20"/>
          <w:szCs w:val="20"/>
        </w:rPr>
        <w:t>SOME JURISDICTIONS DO NOT ALLOW THE EXCLUSION OF OR LIMITATIONS ON IMPLIED WARRANTIES OR THE LIMITATIONS ON THE APPLICABLE STATUTORY RIGHTS OF A CONSUMER, SO SOME OR ALL OF THE ABOVE EXCLUSIONS AND LIMITATIONS MAY NOT APPLY TO YOU.</w:t>
      </w:r>
    </w:p>
    <w:p w14:paraId="4BB06C14" w14:textId="4A5C329F" w:rsidR="00D4368A" w:rsidRDefault="00D4368A" w:rsidP="00D4368A">
      <w:pPr>
        <w:widowControl w:val="0"/>
        <w:autoSpaceDE w:val="0"/>
        <w:autoSpaceDN w:val="0"/>
        <w:adjustRightInd w:val="0"/>
        <w:spacing w:before="300" w:after="100" w:line="240" w:lineRule="auto"/>
        <w:jc w:val="both"/>
        <w:rPr>
          <w:rFonts w:ascii="Times New Roman" w:hAnsi="Times New Roman" w:cs="Times New Roman"/>
          <w:color w:val="000000"/>
          <w:sz w:val="20"/>
          <w:szCs w:val="20"/>
        </w:rPr>
      </w:pPr>
      <w:r>
        <w:rPr>
          <w:rFonts w:ascii="Times New Roman" w:hAnsi="Times New Roman" w:cs="Times New Roman"/>
          <w:color w:val="000000"/>
          <w:sz w:val="20"/>
          <w:szCs w:val="20"/>
        </w:rPr>
        <w:t xml:space="preserve">11. </w:t>
      </w:r>
      <w:r>
        <w:rPr>
          <w:rFonts w:ascii="Times New Roman" w:hAnsi="Times New Roman" w:cs="Times New Roman"/>
          <w:color w:val="000000"/>
          <w:sz w:val="20"/>
          <w:szCs w:val="20"/>
          <w:u w:val="single"/>
        </w:rPr>
        <w:t>Limitation of Liability</w:t>
      </w:r>
      <w:r>
        <w:rPr>
          <w:rFonts w:ascii="Times New Roman" w:hAnsi="Times New Roman" w:cs="Times New Roman"/>
          <w:color w:val="000000"/>
          <w:sz w:val="20"/>
          <w:szCs w:val="20"/>
        </w:rPr>
        <w:t>. TO THE FULLEST EXTENT PERMITTED BY APPLICABLE LAW, IN NO EVENT WILL COMPANY OR ITS AFFILIATES, OR ANY OF ITS OR THEIR RESPECTIVE LICENSORS OR SERVICE PROVIDERS, HAVE ANY LIABILITY ARISING FROM OR RELATED TO YOUR USE OF OR INABILITY TO USE THE APPLICATION OR THE CONTENT AND SERVICES FOR:</w:t>
      </w:r>
      <w:r w:rsidR="005E064C">
        <w:rPr>
          <w:rFonts w:ascii="Times New Roman" w:hAnsi="Times New Roman" w:cs="Times New Roman"/>
          <w:color w:val="000000"/>
          <w:sz w:val="20"/>
          <w:szCs w:val="20"/>
        </w:rPr>
        <w:t xml:space="preserve"> </w:t>
      </w:r>
      <w:r>
        <w:rPr>
          <w:rFonts w:ascii="Times New Roman" w:hAnsi="Times New Roman" w:cs="Times New Roman"/>
          <w:color w:val="000000"/>
          <w:sz w:val="20"/>
          <w:szCs w:val="20"/>
        </w:rPr>
        <w:t>(a) PERSONAL INJURY, PROPERTY DAMAGE, LOST PROFITS, COST OF SUBSTITUTE GOODS OR SERVICES, LOSS OF DATA, LOSS OF GOODWILL, BUSINESS INTERRUPTION, COMPUTER FAILURE OR MALFUNCTION, OR ANY OTHER CONSEQUENTIAL, INCIDENTAL, INDIRECT, EXEMPLARY, SPECIAL, OR PUNITIVE DAMAGES</w:t>
      </w:r>
      <w:r w:rsidR="005E064C">
        <w:rPr>
          <w:rFonts w:ascii="Times New Roman" w:hAnsi="Times New Roman" w:cs="Times New Roman"/>
          <w:color w:val="000000"/>
          <w:sz w:val="20"/>
          <w:szCs w:val="20"/>
        </w:rPr>
        <w:t xml:space="preserve">; AND/OR </w:t>
      </w:r>
      <w:r>
        <w:rPr>
          <w:rFonts w:ascii="Times New Roman" w:hAnsi="Times New Roman" w:cs="Times New Roman"/>
          <w:color w:val="000000"/>
          <w:sz w:val="20"/>
          <w:szCs w:val="20"/>
        </w:rPr>
        <w:t>(b) DIRECT DAMAGES IN AMOUNTS THAT IN THE AGGREGATE EXCEED THE AMOUNT ACTUALLY PAID BY YOU FOR THE APPLICATION.</w:t>
      </w:r>
    </w:p>
    <w:p w14:paraId="09B150D9" w14:textId="2A2D03B9" w:rsidR="00D4368A" w:rsidRDefault="00D4368A" w:rsidP="005E064C">
      <w:pPr>
        <w:widowControl w:val="0"/>
        <w:autoSpaceDE w:val="0"/>
        <w:autoSpaceDN w:val="0"/>
        <w:adjustRightInd w:val="0"/>
        <w:spacing w:before="100" w:after="100" w:line="240" w:lineRule="auto"/>
        <w:jc w:val="both"/>
        <w:rPr>
          <w:rFonts w:ascii="Times New Roman" w:hAnsi="Times New Roman" w:cs="Times New Roman"/>
          <w:color w:val="000000"/>
          <w:sz w:val="20"/>
          <w:szCs w:val="20"/>
        </w:rPr>
      </w:pPr>
      <w:r>
        <w:rPr>
          <w:rFonts w:ascii="Times New Roman" w:hAnsi="Times New Roman" w:cs="Times New Roman"/>
          <w:color w:val="000000"/>
          <w:sz w:val="20"/>
          <w:szCs w:val="20"/>
        </w:rPr>
        <w:t>THE FOREGOING LIMITATIONS WILL APPLY WHETHER SUCH DAMAGES ARISE OUT OF BREACH OF CONTRACT, TORT (INCLUDING NEGLIGENCE), OR OTHERWISE AND REGARDLESS OF WHETHER SUCH DAMAGES WERE FORESEEABLE OR COMPANY WAS ADVISED OF THE POSSIBILITY OF SUCH DAMAGES. SOME JURISDICTIONS DO NOT ALLOW CERTAIN LIMITATIONS OF LIABILITY SO SOME OR ALL OF THE ABOVE LIMITATIONS OF LIABILITY MAY NOT APPLY TO YOU.</w:t>
      </w:r>
    </w:p>
    <w:p w14:paraId="72775199" w14:textId="4765EDBC" w:rsidR="00D4368A" w:rsidRDefault="00D4368A" w:rsidP="00D4368A">
      <w:pPr>
        <w:widowControl w:val="0"/>
        <w:autoSpaceDE w:val="0"/>
        <w:autoSpaceDN w:val="0"/>
        <w:adjustRightInd w:val="0"/>
        <w:spacing w:before="300" w:after="100" w:line="240" w:lineRule="auto"/>
        <w:jc w:val="both"/>
        <w:rPr>
          <w:rFonts w:ascii="Times New Roman" w:hAnsi="Times New Roman" w:cs="Times New Roman"/>
          <w:color w:val="000000"/>
          <w:sz w:val="20"/>
          <w:szCs w:val="20"/>
        </w:rPr>
      </w:pPr>
      <w:r>
        <w:rPr>
          <w:rFonts w:ascii="Times New Roman" w:hAnsi="Times New Roman" w:cs="Times New Roman"/>
          <w:color w:val="000000"/>
          <w:sz w:val="20"/>
          <w:szCs w:val="20"/>
        </w:rPr>
        <w:t xml:space="preserve">12. </w:t>
      </w:r>
      <w:r w:rsidRPr="005E064C">
        <w:rPr>
          <w:rFonts w:ascii="Times New Roman" w:hAnsi="Times New Roman" w:cs="Times New Roman"/>
          <w:color w:val="000000"/>
          <w:sz w:val="20"/>
          <w:szCs w:val="20"/>
          <w:u w:val="single"/>
        </w:rPr>
        <w:t>Indemnification</w:t>
      </w:r>
      <w:r>
        <w:rPr>
          <w:rFonts w:ascii="Times New Roman" w:hAnsi="Times New Roman" w:cs="Times New Roman"/>
          <w:color w:val="000000"/>
          <w:sz w:val="20"/>
          <w:szCs w:val="20"/>
        </w:rPr>
        <w:t>. You agree to indemnify, defend, and hold harmless Company and its officers, directors, employees, agents, affiliates, successors, and assigns from and against any and all losses, damages, liabilities, deficiencies, claims, actions, judgments, settlements, interest, awards, penalties, fines, costs, or expenses of whatever kind, including attorney’s fees, arising from or relating to your use or misuse of the Application</w:t>
      </w:r>
      <w:ins w:id="9" w:author="Benjamin Tietgen" w:date="2022-05-17T11:35:00Z">
        <w:r w:rsidR="00715C0A">
          <w:rPr>
            <w:rFonts w:ascii="Times New Roman" w:hAnsi="Times New Roman" w:cs="Times New Roman"/>
            <w:color w:val="000000"/>
            <w:sz w:val="20"/>
            <w:szCs w:val="20"/>
          </w:rPr>
          <w:t xml:space="preserve"> and the Content and Services</w:t>
        </w:r>
      </w:ins>
      <w:r>
        <w:rPr>
          <w:rFonts w:ascii="Times New Roman" w:hAnsi="Times New Roman" w:cs="Times New Roman"/>
          <w:color w:val="000000"/>
          <w:sz w:val="20"/>
          <w:szCs w:val="20"/>
        </w:rPr>
        <w:t xml:space="preserve"> or </w:t>
      </w:r>
      <w:ins w:id="10" w:author="Benjamin Tietgen" w:date="2022-05-17T11:35:00Z">
        <w:r w:rsidR="00715C0A">
          <w:rPr>
            <w:rFonts w:ascii="Times New Roman" w:hAnsi="Times New Roman" w:cs="Times New Roman"/>
            <w:color w:val="000000"/>
            <w:sz w:val="20"/>
            <w:szCs w:val="20"/>
          </w:rPr>
          <w:t xml:space="preserve">to </w:t>
        </w:r>
      </w:ins>
      <w:r>
        <w:rPr>
          <w:rFonts w:ascii="Times New Roman" w:hAnsi="Times New Roman" w:cs="Times New Roman"/>
          <w:color w:val="000000"/>
          <w:sz w:val="20"/>
          <w:szCs w:val="20"/>
        </w:rPr>
        <w:t xml:space="preserve">your breach of this Agreement, including but not limited to </w:t>
      </w:r>
      <w:ins w:id="11" w:author="Benjamin Tietgen" w:date="2022-05-17T11:35:00Z">
        <w:r w:rsidR="00715C0A">
          <w:rPr>
            <w:rFonts w:ascii="Times New Roman" w:hAnsi="Times New Roman" w:cs="Times New Roman"/>
            <w:color w:val="000000"/>
            <w:sz w:val="20"/>
            <w:szCs w:val="20"/>
          </w:rPr>
          <w:t>your use of Third</w:t>
        </w:r>
      </w:ins>
      <w:ins w:id="12" w:author="Benjamin Tietgen" w:date="2022-05-17T11:39:00Z">
        <w:r w:rsidR="006A2004">
          <w:rPr>
            <w:rFonts w:ascii="Times New Roman" w:hAnsi="Times New Roman" w:cs="Times New Roman"/>
            <w:color w:val="000000"/>
            <w:sz w:val="20"/>
            <w:szCs w:val="20"/>
          </w:rPr>
          <w:t>-</w:t>
        </w:r>
      </w:ins>
      <w:ins w:id="13" w:author="Benjamin Tietgen" w:date="2022-05-17T11:35:00Z">
        <w:r w:rsidR="00715C0A">
          <w:rPr>
            <w:rFonts w:ascii="Times New Roman" w:hAnsi="Times New Roman" w:cs="Times New Roman"/>
            <w:color w:val="000000"/>
            <w:sz w:val="20"/>
            <w:szCs w:val="20"/>
          </w:rPr>
          <w:t xml:space="preserve">Party </w:t>
        </w:r>
      </w:ins>
      <w:ins w:id="14" w:author="Benjamin Tietgen" w:date="2022-05-17T11:36:00Z">
        <w:r w:rsidR="00715C0A">
          <w:rPr>
            <w:rFonts w:ascii="Times New Roman" w:hAnsi="Times New Roman" w:cs="Times New Roman"/>
            <w:color w:val="000000"/>
            <w:sz w:val="20"/>
            <w:szCs w:val="20"/>
          </w:rPr>
          <w:t xml:space="preserve">Materials made </w:t>
        </w:r>
        <w:r w:rsidR="00715C0A">
          <w:rPr>
            <w:rFonts w:ascii="Times New Roman" w:hAnsi="Times New Roman" w:cs="Times New Roman"/>
            <w:color w:val="000000"/>
            <w:sz w:val="20"/>
            <w:szCs w:val="20"/>
          </w:rPr>
          <w:lastRenderedPageBreak/>
          <w:t>available through this Application and</w:t>
        </w:r>
      </w:ins>
      <w:ins w:id="15" w:author="Benjamin Tietgen" w:date="2022-05-17T11:35:00Z">
        <w:r w:rsidR="00715C0A">
          <w:rPr>
            <w:rFonts w:ascii="Times New Roman" w:hAnsi="Times New Roman" w:cs="Times New Roman"/>
            <w:color w:val="000000"/>
            <w:sz w:val="20"/>
            <w:szCs w:val="20"/>
          </w:rPr>
          <w:t xml:space="preserve"> </w:t>
        </w:r>
      </w:ins>
      <w:r>
        <w:rPr>
          <w:rFonts w:ascii="Times New Roman" w:hAnsi="Times New Roman" w:cs="Times New Roman"/>
          <w:color w:val="000000"/>
          <w:sz w:val="20"/>
          <w:szCs w:val="20"/>
        </w:rPr>
        <w:t>the content you submit or make available through this Application.</w:t>
      </w:r>
    </w:p>
    <w:p w14:paraId="66824055" w14:textId="77777777" w:rsidR="00D4368A" w:rsidRDefault="00D4368A" w:rsidP="00D4368A">
      <w:pPr>
        <w:widowControl w:val="0"/>
        <w:autoSpaceDE w:val="0"/>
        <w:autoSpaceDN w:val="0"/>
        <w:adjustRightInd w:val="0"/>
        <w:spacing w:before="300" w:after="100" w:line="240" w:lineRule="auto"/>
        <w:jc w:val="both"/>
        <w:rPr>
          <w:rFonts w:ascii="Times New Roman" w:hAnsi="Times New Roman" w:cs="Times New Roman"/>
          <w:color w:val="000000"/>
          <w:sz w:val="20"/>
          <w:szCs w:val="20"/>
        </w:rPr>
      </w:pPr>
      <w:r>
        <w:rPr>
          <w:rFonts w:ascii="Times New Roman" w:hAnsi="Times New Roman" w:cs="Times New Roman"/>
          <w:color w:val="000000"/>
          <w:sz w:val="20"/>
          <w:szCs w:val="20"/>
        </w:rPr>
        <w:t xml:space="preserve">13. </w:t>
      </w:r>
      <w:r>
        <w:rPr>
          <w:rFonts w:ascii="Times New Roman" w:hAnsi="Times New Roman" w:cs="Times New Roman"/>
          <w:color w:val="000000"/>
          <w:sz w:val="20"/>
          <w:szCs w:val="20"/>
          <w:u w:val="single"/>
        </w:rPr>
        <w:t>Export Regulation</w:t>
      </w:r>
      <w:r>
        <w:rPr>
          <w:rFonts w:ascii="Times New Roman" w:hAnsi="Times New Roman" w:cs="Times New Roman"/>
          <w:color w:val="000000"/>
          <w:sz w:val="20"/>
          <w:szCs w:val="20"/>
        </w:rPr>
        <w:t xml:space="preserve">. The Application may be subject to U.S. export control laws, including the U.S. Export Administration Act and its associated regulations. You shall not, </w:t>
      </w:r>
      <w:proofErr w:type="gramStart"/>
      <w:r>
        <w:rPr>
          <w:rFonts w:ascii="Times New Roman" w:hAnsi="Times New Roman" w:cs="Times New Roman"/>
          <w:color w:val="000000"/>
          <w:sz w:val="20"/>
          <w:szCs w:val="20"/>
        </w:rPr>
        <w:t>directly</w:t>
      </w:r>
      <w:proofErr w:type="gramEnd"/>
      <w:r>
        <w:rPr>
          <w:rFonts w:ascii="Times New Roman" w:hAnsi="Times New Roman" w:cs="Times New Roman"/>
          <w:color w:val="000000"/>
          <w:sz w:val="20"/>
          <w:szCs w:val="20"/>
        </w:rPr>
        <w:t xml:space="preserve"> or indirectly, export, re-export, or release the Application to, or make the Application accessible from, any jurisdiction or country to which export, re-export, or release is prohibited by law, rule, or regulation. You shall comply with all applicable federal laws, regulations, and rules, and complete all required undertakings (including obtaining any necessary export license or other governmental approval), prior to exporting, re-exporting, releasing, or otherwise making the Application available outside the U.S.</w:t>
      </w:r>
    </w:p>
    <w:p w14:paraId="2DEAF07F" w14:textId="0F7DB9B1" w:rsidR="00D4368A" w:rsidRDefault="00D4368A" w:rsidP="00D4368A">
      <w:pPr>
        <w:widowControl w:val="0"/>
        <w:autoSpaceDE w:val="0"/>
        <w:autoSpaceDN w:val="0"/>
        <w:adjustRightInd w:val="0"/>
        <w:spacing w:before="300" w:after="100" w:line="240" w:lineRule="auto"/>
        <w:jc w:val="both"/>
        <w:rPr>
          <w:rFonts w:ascii="Times New Roman" w:hAnsi="Times New Roman" w:cs="Times New Roman"/>
          <w:color w:val="000000"/>
          <w:sz w:val="20"/>
          <w:szCs w:val="20"/>
        </w:rPr>
      </w:pPr>
      <w:r>
        <w:rPr>
          <w:rFonts w:ascii="Times New Roman" w:hAnsi="Times New Roman" w:cs="Times New Roman"/>
          <w:color w:val="000000"/>
          <w:sz w:val="20"/>
          <w:szCs w:val="20"/>
        </w:rPr>
        <w:t xml:space="preserve">14. </w:t>
      </w:r>
      <w:r>
        <w:rPr>
          <w:rFonts w:ascii="Times New Roman" w:hAnsi="Times New Roman" w:cs="Times New Roman"/>
          <w:color w:val="000000"/>
          <w:sz w:val="20"/>
          <w:szCs w:val="20"/>
          <w:u w:val="single"/>
        </w:rPr>
        <w:t>U.S. Government Rights</w:t>
      </w:r>
      <w:r>
        <w:rPr>
          <w:rFonts w:ascii="Times New Roman" w:hAnsi="Times New Roman" w:cs="Times New Roman"/>
          <w:color w:val="000000"/>
          <w:sz w:val="20"/>
          <w:szCs w:val="20"/>
        </w:rPr>
        <w:t xml:space="preserve">. The Application is commercial computer software, as such term is defined in </w:t>
      </w:r>
      <w:r>
        <w:rPr>
          <w:rFonts w:ascii="Times New Roman" w:hAnsi="Times New Roman" w:cs="Times New Roman"/>
          <w:color w:val="0E568C"/>
          <w:sz w:val="20"/>
          <w:szCs w:val="20"/>
          <w:u w:val="single"/>
        </w:rPr>
        <w:t>48 C.F.R. § 2.101</w:t>
      </w:r>
      <w:r>
        <w:rPr>
          <w:rFonts w:ascii="Times New Roman" w:hAnsi="Times New Roman" w:cs="Times New Roman"/>
          <w:color w:val="000000"/>
          <w:sz w:val="20"/>
          <w:szCs w:val="20"/>
        </w:rPr>
        <w:t xml:space="preserve">. Accordingly, if you are an agency of the U.S. Government or any contractor therefor, you receive only those rights with respect to the Application as are granted to all other end users under license, in accordance with: (a) </w:t>
      </w:r>
      <w:r>
        <w:rPr>
          <w:rFonts w:ascii="Times New Roman" w:hAnsi="Times New Roman" w:cs="Times New Roman"/>
          <w:color w:val="0E568C"/>
          <w:sz w:val="20"/>
          <w:szCs w:val="20"/>
          <w:u w:val="single"/>
        </w:rPr>
        <w:t>48 C.F.R. § 227.7201</w:t>
      </w:r>
      <w:r>
        <w:rPr>
          <w:rFonts w:ascii="Times New Roman" w:hAnsi="Times New Roman" w:cs="Times New Roman"/>
          <w:color w:val="000000"/>
          <w:sz w:val="20"/>
          <w:szCs w:val="20"/>
        </w:rPr>
        <w:t xml:space="preserve"> through </w:t>
      </w:r>
      <w:r>
        <w:rPr>
          <w:rFonts w:ascii="Times New Roman" w:hAnsi="Times New Roman" w:cs="Times New Roman"/>
          <w:color w:val="0E568C"/>
          <w:sz w:val="20"/>
          <w:szCs w:val="20"/>
          <w:u w:val="single"/>
        </w:rPr>
        <w:t>48 C.F.R. § 227.7204</w:t>
      </w:r>
      <w:r>
        <w:rPr>
          <w:rFonts w:ascii="Times New Roman" w:hAnsi="Times New Roman" w:cs="Times New Roman"/>
          <w:color w:val="000000"/>
          <w:sz w:val="20"/>
          <w:szCs w:val="20"/>
        </w:rPr>
        <w:t>, with respect to the Department of Defense and their contractors</w:t>
      </w:r>
      <w:r w:rsidR="001E7FE2">
        <w:rPr>
          <w:rFonts w:ascii="Times New Roman" w:hAnsi="Times New Roman" w:cs="Times New Roman"/>
          <w:color w:val="000000"/>
          <w:sz w:val="20"/>
          <w:szCs w:val="20"/>
        </w:rPr>
        <w:t>;</w:t>
      </w:r>
      <w:r>
        <w:rPr>
          <w:rFonts w:ascii="Times New Roman" w:hAnsi="Times New Roman" w:cs="Times New Roman"/>
          <w:color w:val="000000"/>
          <w:sz w:val="20"/>
          <w:szCs w:val="20"/>
        </w:rPr>
        <w:t xml:space="preserve"> or (b) </w:t>
      </w:r>
      <w:r>
        <w:rPr>
          <w:rFonts w:ascii="Times New Roman" w:hAnsi="Times New Roman" w:cs="Times New Roman"/>
          <w:color w:val="0E568C"/>
          <w:sz w:val="20"/>
          <w:szCs w:val="20"/>
          <w:u w:val="single"/>
        </w:rPr>
        <w:t>48 C.F.R. § 12.212</w:t>
      </w:r>
      <w:r>
        <w:rPr>
          <w:rFonts w:ascii="Times New Roman" w:hAnsi="Times New Roman" w:cs="Times New Roman"/>
          <w:color w:val="000000"/>
          <w:sz w:val="20"/>
          <w:szCs w:val="20"/>
        </w:rPr>
        <w:t>, with respect to all other U.S. Government licensees and their contractors.</w:t>
      </w:r>
    </w:p>
    <w:p w14:paraId="2918F607" w14:textId="77777777" w:rsidR="00D4368A" w:rsidRDefault="00D4368A" w:rsidP="00D4368A">
      <w:pPr>
        <w:widowControl w:val="0"/>
        <w:autoSpaceDE w:val="0"/>
        <w:autoSpaceDN w:val="0"/>
        <w:adjustRightInd w:val="0"/>
        <w:spacing w:before="300" w:after="100" w:line="240" w:lineRule="auto"/>
        <w:jc w:val="both"/>
        <w:rPr>
          <w:rFonts w:ascii="Times New Roman" w:hAnsi="Times New Roman" w:cs="Times New Roman"/>
          <w:color w:val="000000"/>
          <w:sz w:val="20"/>
          <w:szCs w:val="20"/>
        </w:rPr>
      </w:pPr>
      <w:r>
        <w:rPr>
          <w:rFonts w:ascii="Times New Roman" w:hAnsi="Times New Roman" w:cs="Times New Roman"/>
          <w:color w:val="000000"/>
          <w:sz w:val="20"/>
          <w:szCs w:val="20"/>
        </w:rPr>
        <w:t xml:space="preserve">15. </w:t>
      </w:r>
      <w:r>
        <w:rPr>
          <w:rFonts w:ascii="Times New Roman" w:hAnsi="Times New Roman" w:cs="Times New Roman"/>
          <w:color w:val="000000"/>
          <w:sz w:val="20"/>
          <w:szCs w:val="20"/>
          <w:u w:val="single"/>
        </w:rPr>
        <w:t>Severability</w:t>
      </w:r>
      <w:r>
        <w:rPr>
          <w:rFonts w:ascii="Times New Roman" w:hAnsi="Times New Roman" w:cs="Times New Roman"/>
          <w:color w:val="000000"/>
          <w:sz w:val="20"/>
          <w:szCs w:val="20"/>
        </w:rPr>
        <w:t>. If any provision of this Agreement is illegal or unenforceable under applicable law, the remainder of the provision will be amended to achieve as closely as possible the effect of the original term and all other provisions of this Agreement will continue in full force and effect.</w:t>
      </w:r>
    </w:p>
    <w:p w14:paraId="3DA345BB" w14:textId="049A161A" w:rsidR="00D4368A" w:rsidRDefault="00D4368A" w:rsidP="00D4368A">
      <w:pPr>
        <w:widowControl w:val="0"/>
        <w:autoSpaceDE w:val="0"/>
        <w:autoSpaceDN w:val="0"/>
        <w:adjustRightInd w:val="0"/>
        <w:spacing w:before="300" w:after="100" w:line="240" w:lineRule="auto"/>
        <w:jc w:val="both"/>
        <w:rPr>
          <w:rFonts w:ascii="Times New Roman" w:hAnsi="Times New Roman" w:cs="Times New Roman"/>
          <w:color w:val="000000"/>
          <w:sz w:val="20"/>
          <w:szCs w:val="20"/>
        </w:rPr>
      </w:pPr>
      <w:r>
        <w:rPr>
          <w:rFonts w:ascii="Times New Roman" w:hAnsi="Times New Roman" w:cs="Times New Roman"/>
          <w:color w:val="000000"/>
          <w:sz w:val="20"/>
          <w:szCs w:val="20"/>
        </w:rPr>
        <w:t xml:space="preserve">16. </w:t>
      </w:r>
      <w:r>
        <w:rPr>
          <w:rFonts w:ascii="Times New Roman" w:hAnsi="Times New Roman" w:cs="Times New Roman"/>
          <w:color w:val="000000"/>
          <w:sz w:val="20"/>
          <w:szCs w:val="20"/>
          <w:u w:val="single"/>
        </w:rPr>
        <w:t>Governing Law</w:t>
      </w:r>
      <w:r>
        <w:rPr>
          <w:rFonts w:ascii="Times New Roman" w:hAnsi="Times New Roman" w:cs="Times New Roman"/>
          <w:color w:val="000000"/>
          <w:sz w:val="20"/>
          <w:szCs w:val="20"/>
        </w:rPr>
        <w:t>. This Agreement is governed by and construed in accordance with the internal laws of the State of</w:t>
      </w:r>
      <w:r w:rsidR="001E7FE2">
        <w:rPr>
          <w:rFonts w:ascii="Times New Roman" w:hAnsi="Times New Roman" w:cs="Times New Roman"/>
          <w:color w:val="000000"/>
          <w:sz w:val="20"/>
          <w:szCs w:val="20"/>
        </w:rPr>
        <w:t xml:space="preserve"> Arizona</w:t>
      </w:r>
      <w:r>
        <w:rPr>
          <w:rFonts w:ascii="Times New Roman" w:hAnsi="Times New Roman" w:cs="Times New Roman"/>
          <w:color w:val="000000"/>
          <w:sz w:val="20"/>
          <w:szCs w:val="20"/>
        </w:rPr>
        <w:t xml:space="preserve"> without giving effect to any choice or conflict of law provision or rule. Any legal suit, action, or proceeding arising out of or related to this Agreement or the Application shall be instituted exclusively in the federal courts of the United States or the courts of the State of</w:t>
      </w:r>
      <w:r w:rsidR="001E7FE2">
        <w:rPr>
          <w:rFonts w:ascii="Times New Roman" w:hAnsi="Times New Roman" w:cs="Times New Roman"/>
          <w:color w:val="000000"/>
          <w:sz w:val="20"/>
          <w:szCs w:val="20"/>
        </w:rPr>
        <w:t xml:space="preserve"> Arizona</w:t>
      </w:r>
      <w:r>
        <w:rPr>
          <w:rFonts w:ascii="Times New Roman" w:hAnsi="Times New Roman" w:cs="Times New Roman"/>
          <w:color w:val="000000"/>
          <w:sz w:val="20"/>
          <w:szCs w:val="20"/>
        </w:rPr>
        <w:t xml:space="preserve"> in each case located in </w:t>
      </w:r>
      <w:r w:rsidR="001E7FE2">
        <w:rPr>
          <w:rFonts w:ascii="Times New Roman" w:hAnsi="Times New Roman" w:cs="Times New Roman"/>
          <w:color w:val="000000"/>
          <w:sz w:val="20"/>
          <w:szCs w:val="20"/>
        </w:rPr>
        <w:t>Maricopa</w:t>
      </w:r>
      <w:r>
        <w:rPr>
          <w:rFonts w:ascii="Times New Roman" w:hAnsi="Times New Roman" w:cs="Times New Roman"/>
          <w:color w:val="000000"/>
          <w:sz w:val="20"/>
          <w:szCs w:val="20"/>
        </w:rPr>
        <w:t xml:space="preserve"> County. You waive </w:t>
      </w:r>
      <w:proofErr w:type="gramStart"/>
      <w:r>
        <w:rPr>
          <w:rFonts w:ascii="Times New Roman" w:hAnsi="Times New Roman" w:cs="Times New Roman"/>
          <w:color w:val="000000"/>
          <w:sz w:val="20"/>
          <w:szCs w:val="20"/>
        </w:rPr>
        <w:t>any and all</w:t>
      </w:r>
      <w:proofErr w:type="gramEnd"/>
      <w:r>
        <w:rPr>
          <w:rFonts w:ascii="Times New Roman" w:hAnsi="Times New Roman" w:cs="Times New Roman"/>
          <w:color w:val="000000"/>
          <w:sz w:val="20"/>
          <w:szCs w:val="20"/>
        </w:rPr>
        <w:t xml:space="preserve"> objections to the exercise of jurisdiction over you by such courts and to venue in such courts.</w:t>
      </w:r>
    </w:p>
    <w:p w14:paraId="3BB6F2F2" w14:textId="77777777" w:rsidR="00D4368A" w:rsidRDefault="00D4368A" w:rsidP="00D4368A">
      <w:pPr>
        <w:widowControl w:val="0"/>
        <w:autoSpaceDE w:val="0"/>
        <w:autoSpaceDN w:val="0"/>
        <w:adjustRightInd w:val="0"/>
        <w:spacing w:before="300" w:after="100" w:line="240" w:lineRule="auto"/>
        <w:jc w:val="both"/>
        <w:rPr>
          <w:rFonts w:ascii="Times New Roman" w:hAnsi="Times New Roman" w:cs="Times New Roman"/>
          <w:color w:val="000000"/>
          <w:sz w:val="20"/>
          <w:szCs w:val="20"/>
        </w:rPr>
      </w:pPr>
      <w:r>
        <w:rPr>
          <w:rFonts w:ascii="Times New Roman" w:hAnsi="Times New Roman" w:cs="Times New Roman"/>
          <w:color w:val="000000"/>
          <w:sz w:val="20"/>
          <w:szCs w:val="20"/>
        </w:rPr>
        <w:t xml:space="preserve">17. </w:t>
      </w:r>
      <w:r>
        <w:rPr>
          <w:rFonts w:ascii="Times New Roman" w:hAnsi="Times New Roman" w:cs="Times New Roman"/>
          <w:color w:val="000000"/>
          <w:sz w:val="20"/>
          <w:szCs w:val="20"/>
          <w:u w:val="single"/>
        </w:rPr>
        <w:t>Limitation of Time to File Claims</w:t>
      </w:r>
      <w:r>
        <w:rPr>
          <w:rFonts w:ascii="Times New Roman" w:hAnsi="Times New Roman" w:cs="Times New Roman"/>
          <w:color w:val="000000"/>
          <w:sz w:val="20"/>
          <w:szCs w:val="20"/>
        </w:rPr>
        <w:t>. ANY CAUSE OF ACTION OR CLAIM YOU MAY HAVE ARISING OUT OF OR RELATING TO THIS AGREEMENT OR THE APPLICATION MUST BE COMMENCED WITHIN ONE (1) YEAR AFTER THE CAUSE OF ACTION ACCRUES OTHERWISE SUCH CAUSE OF ACTION OR CLAIM IS PERMANENTLY BARRED.</w:t>
      </w:r>
    </w:p>
    <w:p w14:paraId="749309D9" w14:textId="77777777" w:rsidR="00D4368A" w:rsidRDefault="00D4368A" w:rsidP="00D4368A">
      <w:pPr>
        <w:widowControl w:val="0"/>
        <w:autoSpaceDE w:val="0"/>
        <w:autoSpaceDN w:val="0"/>
        <w:adjustRightInd w:val="0"/>
        <w:spacing w:before="300" w:after="100" w:line="240" w:lineRule="auto"/>
        <w:jc w:val="both"/>
        <w:rPr>
          <w:rFonts w:ascii="Times New Roman" w:hAnsi="Times New Roman" w:cs="Times New Roman"/>
          <w:color w:val="000000"/>
          <w:sz w:val="20"/>
          <w:szCs w:val="20"/>
        </w:rPr>
      </w:pPr>
      <w:r>
        <w:rPr>
          <w:rFonts w:ascii="Times New Roman" w:hAnsi="Times New Roman" w:cs="Times New Roman"/>
          <w:color w:val="000000"/>
          <w:sz w:val="20"/>
          <w:szCs w:val="20"/>
        </w:rPr>
        <w:t xml:space="preserve">18. </w:t>
      </w:r>
      <w:r>
        <w:rPr>
          <w:rFonts w:ascii="Times New Roman" w:hAnsi="Times New Roman" w:cs="Times New Roman"/>
          <w:color w:val="000000"/>
          <w:sz w:val="20"/>
          <w:szCs w:val="20"/>
          <w:u w:val="single"/>
        </w:rPr>
        <w:t>Entire Agreement</w:t>
      </w:r>
      <w:r>
        <w:rPr>
          <w:rFonts w:ascii="Times New Roman" w:hAnsi="Times New Roman" w:cs="Times New Roman"/>
          <w:color w:val="000000"/>
          <w:sz w:val="20"/>
          <w:szCs w:val="20"/>
        </w:rPr>
        <w:t>. This Agreement, and our Privacy Policy constitute the entire agreement between you and Company with respect to the Application and supersede all prior or contemporaneous understandings and agreements, whether written or oral, with respect to the Application.</w:t>
      </w:r>
    </w:p>
    <w:p w14:paraId="06B3D82E" w14:textId="47EDC52A" w:rsidR="00E33B97" w:rsidRDefault="00D4368A" w:rsidP="001E7FE2">
      <w:pPr>
        <w:spacing w:before="300" w:after="100"/>
      </w:pPr>
      <w:r>
        <w:rPr>
          <w:rFonts w:ascii="Times New Roman" w:hAnsi="Times New Roman" w:cs="Times New Roman"/>
          <w:color w:val="000000"/>
          <w:sz w:val="20"/>
          <w:szCs w:val="20"/>
        </w:rPr>
        <w:t xml:space="preserve">19. </w:t>
      </w:r>
      <w:r>
        <w:rPr>
          <w:rFonts w:ascii="Times New Roman" w:hAnsi="Times New Roman" w:cs="Times New Roman"/>
          <w:color w:val="000000"/>
          <w:sz w:val="20"/>
          <w:szCs w:val="20"/>
          <w:u w:val="single"/>
        </w:rPr>
        <w:t>Waiver</w:t>
      </w:r>
      <w:r>
        <w:rPr>
          <w:rFonts w:ascii="Times New Roman" w:hAnsi="Times New Roman" w:cs="Times New Roman"/>
          <w:color w:val="000000"/>
          <w:sz w:val="20"/>
          <w:szCs w:val="20"/>
        </w:rPr>
        <w:t>. No failure to exercise, and no delay in exercising, on the part of either party, any right or any power hereunder shall operate as a waiver thereof, nor shall any single or partial exercise of any right or power hereunder preclude further exercise of that or any other right hereunder. In the event of a conflict between this Agreement and any applicable purchase or other terms, the terms of this Agreement shall govern.</w:t>
      </w:r>
    </w:p>
    <w:sectPr w:rsidR="00E33B97">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person w15:author="Benjamin Tietgen">
    <w15:presenceInfo w15:providerId="AD" w15:userId="S::BTietgen@messner.com::c0d2653d-cbcc-4184-b730-e1d59df7c3a9"/>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trackRevisions/>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4368A"/>
    <w:rsid w:val="001E7FE2"/>
    <w:rsid w:val="002A1B8F"/>
    <w:rsid w:val="005E064C"/>
    <w:rsid w:val="006A2004"/>
    <w:rsid w:val="00715C0A"/>
    <w:rsid w:val="0077271C"/>
    <w:rsid w:val="00A71A13"/>
    <w:rsid w:val="00C94068"/>
    <w:rsid w:val="00D4368A"/>
    <w:rsid w:val="00E33B97"/>
    <w:rsid w:val="00E61F53"/>
    <w:rsid w:val="00E84C8B"/>
    <w:rsid w:val="00FD633B"/>
    <w:rsid w:val="00FE1A59"/>
    <w:rsid w:val="00FF6792"/>
    <w:rsid w:val="00FF734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BE4ADCF"/>
  <w15:chartTrackingRefBased/>
  <w15:docId w15:val="{7837CB71-6FC8-4DA2-8ED7-CE525008410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4368A"/>
    <w:rPr>
      <w:rFonts w:eastAsiaTheme="minorEastAsia"/>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microsoft.com/office/2011/relationships/people" Target="people.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TotalTime>
  <Pages>4</Pages>
  <Words>2415</Words>
  <Characters>13770</Characters>
  <Application>Microsoft Office Word</Application>
  <DocSecurity>0</DocSecurity>
  <Lines>114</Lines>
  <Paragraphs>32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16153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Benjamin Tietgen</dc:creator>
  <cp:keywords/>
  <dc:description/>
  <cp:lastModifiedBy>Benjamin Tietgen</cp:lastModifiedBy>
  <cp:revision>2</cp:revision>
  <dcterms:created xsi:type="dcterms:W3CDTF">2022-05-17T18:39:00Z</dcterms:created>
  <dcterms:modified xsi:type="dcterms:W3CDTF">2022-05-17T18:39:00Z</dcterms:modified>
</cp:coreProperties>
</file>